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eGrid"/>
        <w:tblW w:w="553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541"/>
      </w:tblGrid>
      <w:tr w:rsidR="005974AB" w:rsidRPr="001D67CA" w:rsidTr="004A67D0">
        <w:trPr>
          <w:trHeight w:val="2880"/>
        </w:trPr>
        <w:tc>
          <w:tcPr>
            <w:tcW w:w="9967" w:type="dxa"/>
          </w:tcPr>
          <w:p w:rsidR="00776170" w:rsidRPr="001D67CA" w:rsidRDefault="00776170" w:rsidP="00776170">
            <w:pPr>
              <w:autoSpaceDE w:val="0"/>
              <w:autoSpaceDN w:val="0"/>
              <w:adjustRightInd w:val="0"/>
              <w:spacing w:after="0" w:line="240" w:lineRule="auto"/>
              <w:rPr>
                <w:rFonts w:ascii="Arial" w:hAnsi="Arial" w:cs="Arial"/>
                <w:b/>
                <w:bCs/>
                <w:sz w:val="28"/>
                <w:szCs w:val="28"/>
              </w:rPr>
            </w:pPr>
            <w:bookmarkStart w:id="0" w:name="OLE_LINK1"/>
            <w:bookmarkStart w:id="1" w:name="OLE_LINK2"/>
          </w:p>
          <w:tbl>
            <w:tblPr>
              <w:tblW w:w="9385" w:type="dxa"/>
              <w:tblLook w:val="01E0" w:firstRow="1" w:lastRow="1" w:firstColumn="1" w:lastColumn="1" w:noHBand="0" w:noVBand="0"/>
            </w:tblPr>
            <w:tblGrid>
              <w:gridCol w:w="3609"/>
              <w:gridCol w:w="5522"/>
              <w:gridCol w:w="254"/>
            </w:tblGrid>
            <w:tr w:rsidR="00776170" w:rsidRPr="001D67CA" w:rsidTr="00470A30">
              <w:trPr>
                <w:trHeight w:val="1937"/>
              </w:trPr>
              <w:tc>
                <w:tcPr>
                  <w:tcW w:w="3609" w:type="dxa"/>
                  <w:hideMark/>
                </w:tcPr>
                <w:p w:rsidR="00776170" w:rsidRPr="001D67CA" w:rsidRDefault="00776170">
                  <w:pPr>
                    <w:tabs>
                      <w:tab w:val="left" w:leader="dot" w:pos="1080"/>
                      <w:tab w:val="center" w:leader="dot" w:pos="4860"/>
                      <w:tab w:val="decimal" w:leader="dot" w:pos="6840"/>
                      <w:tab w:val="right" w:leader="dot" w:pos="8460"/>
                    </w:tabs>
                    <w:spacing w:line="360" w:lineRule="auto"/>
                    <w:rPr>
                      <w:rFonts w:eastAsia="Times New Roman"/>
                    </w:rPr>
                  </w:pPr>
                  <w:r w:rsidRPr="001D67CA">
                    <w:rPr>
                      <w:b/>
                      <w:noProof/>
                      <w:sz w:val="32"/>
                      <w:szCs w:val="32"/>
                      <w:lang w:eastAsia="ja-JP"/>
                    </w:rPr>
                    <w:drawing>
                      <wp:inline distT="0" distB="0" distL="0" distR="0" wp14:anchorId="4CEC078F" wp14:editId="15EACCCC">
                        <wp:extent cx="1438275" cy="888690"/>
                        <wp:effectExtent l="0" t="0" r="0" b="0"/>
                        <wp:docPr id="5" name="Picture 5" descr="Logo_FPT_University_d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Logo_FPT_University_doc"/>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38275" cy="888690"/>
                                </a:xfrm>
                                <a:prstGeom prst="rect">
                                  <a:avLst/>
                                </a:prstGeom>
                                <a:noFill/>
                                <a:ln>
                                  <a:noFill/>
                                </a:ln>
                              </pic:spPr>
                            </pic:pic>
                          </a:graphicData>
                        </a:graphic>
                      </wp:inline>
                    </w:drawing>
                  </w:r>
                </w:p>
              </w:tc>
              <w:tc>
                <w:tcPr>
                  <w:tcW w:w="5776" w:type="dxa"/>
                  <w:gridSpan w:val="2"/>
                  <w:hideMark/>
                </w:tcPr>
                <w:p w:rsidR="00776170" w:rsidRPr="001D67CA" w:rsidRDefault="00776170">
                  <w:pPr>
                    <w:autoSpaceDE w:val="0"/>
                    <w:autoSpaceDN w:val="0"/>
                    <w:adjustRightInd w:val="0"/>
                    <w:rPr>
                      <w:rFonts w:ascii="Verdana Ref" w:eastAsia="Times New Roman" w:hAnsi="Verdana Ref" w:cs="Verdana Ref"/>
                      <w:sz w:val="32"/>
                      <w:szCs w:val="32"/>
                    </w:rPr>
                  </w:pPr>
                  <w:r w:rsidRPr="001D67CA">
                    <w:rPr>
                      <w:b/>
                      <w:sz w:val="32"/>
                      <w:szCs w:val="32"/>
                    </w:rPr>
                    <w:t>MI</w:t>
                  </w:r>
                  <w:r w:rsidR="004A67D0">
                    <w:rPr>
                      <w:b/>
                      <w:sz w:val="32"/>
                      <w:szCs w:val="32"/>
                    </w:rPr>
                    <w:t>NISTRY OF EDUCATION AND TRAINING</w:t>
                  </w:r>
                </w:p>
                <w:p w:rsidR="00776170" w:rsidRPr="001D67CA" w:rsidRDefault="00776170">
                  <w:pPr>
                    <w:tabs>
                      <w:tab w:val="left" w:leader="dot" w:pos="1080"/>
                      <w:tab w:val="center" w:leader="dot" w:pos="4860"/>
                      <w:tab w:val="decimal" w:leader="dot" w:pos="6840"/>
                      <w:tab w:val="right" w:leader="dot" w:pos="8460"/>
                    </w:tabs>
                    <w:spacing w:line="360" w:lineRule="auto"/>
                    <w:jc w:val="center"/>
                    <w:rPr>
                      <w:rFonts w:eastAsia="Times New Roman"/>
                    </w:rPr>
                  </w:pPr>
                </w:p>
              </w:tc>
            </w:tr>
            <w:tr w:rsidR="00776170" w:rsidRPr="001D67CA" w:rsidTr="00470A30">
              <w:tblPrEx>
                <w:jc w:val="center"/>
                <w:tblLook w:val="00A0" w:firstRow="1" w:lastRow="0" w:firstColumn="1" w:lastColumn="0" w:noHBand="0" w:noVBand="0"/>
              </w:tblPrEx>
              <w:trPr>
                <w:gridAfter w:val="1"/>
                <w:wAfter w:w="254" w:type="dxa"/>
                <w:trHeight w:val="1238"/>
                <w:jc w:val="center"/>
              </w:trPr>
              <w:tc>
                <w:tcPr>
                  <w:tcW w:w="9131" w:type="dxa"/>
                  <w:gridSpan w:val="2"/>
                </w:tcPr>
                <w:p w:rsidR="00776170" w:rsidRPr="001D67CA" w:rsidRDefault="00776170">
                  <w:pPr>
                    <w:pStyle w:val="NoSpacing"/>
                    <w:jc w:val="center"/>
                    <w:rPr>
                      <w:rFonts w:ascii="Cambria" w:eastAsia="Times New Roman" w:hAnsi="Cambria"/>
                      <w:caps/>
                      <w:sz w:val="72"/>
                      <w:szCs w:val="72"/>
                      <w:u w:val="single"/>
                    </w:rPr>
                  </w:pPr>
                  <w:r w:rsidRPr="001D67CA">
                    <w:rPr>
                      <w:b/>
                      <w:sz w:val="72"/>
                      <w:szCs w:val="72"/>
                    </w:rPr>
                    <w:t>FPT UNIVERSITY</w:t>
                  </w:r>
                </w:p>
              </w:tc>
            </w:tr>
          </w:tbl>
          <w:p w:rsidR="005974AB" w:rsidRPr="001D67CA" w:rsidRDefault="005974AB" w:rsidP="00FA505F">
            <w:pPr>
              <w:pStyle w:val="NoSpacing"/>
              <w:jc w:val="center"/>
              <w:rPr>
                <w:rFonts w:asciiTheme="majorHAnsi" w:eastAsiaTheme="majorEastAsia" w:hAnsiTheme="majorHAnsi" w:cstheme="majorBidi"/>
                <w:caps/>
              </w:rPr>
            </w:pPr>
          </w:p>
        </w:tc>
      </w:tr>
      <w:tr w:rsidR="005974AB" w:rsidRPr="001D67CA" w:rsidTr="004A67D0">
        <w:trPr>
          <w:trHeight w:val="1440"/>
        </w:trPr>
        <w:tc>
          <w:tcPr>
            <w:tcW w:w="9967" w:type="dxa"/>
          </w:tcPr>
          <w:p w:rsidR="005974AB" w:rsidRPr="001D67CA" w:rsidRDefault="005974AB" w:rsidP="00776170">
            <w:pPr>
              <w:pStyle w:val="NoSpacing"/>
              <w:jc w:val="center"/>
              <w:rPr>
                <w:rFonts w:asciiTheme="majorHAnsi" w:eastAsiaTheme="majorEastAsia" w:hAnsiTheme="majorHAnsi" w:cstheme="majorBidi"/>
                <w:sz w:val="80"/>
                <w:szCs w:val="80"/>
              </w:rPr>
            </w:pPr>
            <w:r w:rsidRPr="001D67CA">
              <w:rPr>
                <w:rFonts w:asciiTheme="majorHAnsi" w:eastAsiaTheme="majorEastAsia" w:hAnsiTheme="majorHAnsi" w:cstheme="majorBidi"/>
                <w:sz w:val="80"/>
                <w:szCs w:val="80"/>
              </w:rPr>
              <w:t xml:space="preserve">Capstone Project </w:t>
            </w:r>
          </w:p>
        </w:tc>
      </w:tr>
      <w:tr w:rsidR="005974AB" w:rsidRPr="001D67CA" w:rsidTr="004A67D0">
        <w:trPr>
          <w:trHeight w:val="720"/>
        </w:trPr>
        <w:tc>
          <w:tcPr>
            <w:tcW w:w="9967" w:type="dxa"/>
          </w:tcPr>
          <w:p w:rsidR="005974AB" w:rsidRPr="001D67CA" w:rsidRDefault="00283BF7" w:rsidP="001E2C06">
            <w:pPr>
              <w:pStyle w:val="NoSpacing"/>
              <w:jc w:val="center"/>
              <w:rPr>
                <w:rFonts w:asciiTheme="majorHAnsi" w:eastAsiaTheme="majorEastAsia" w:hAnsiTheme="majorHAnsi" w:cstheme="majorBidi"/>
                <w:sz w:val="44"/>
                <w:szCs w:val="44"/>
              </w:rPr>
            </w:pPr>
            <w:r w:rsidRPr="00283BF7">
              <w:rPr>
                <w:rFonts w:asciiTheme="majorHAnsi" w:eastAsiaTheme="majorEastAsia" w:hAnsiTheme="majorHAnsi" w:cstheme="majorBidi"/>
                <w:sz w:val="44"/>
                <w:szCs w:val="44"/>
              </w:rPr>
              <w:t>Information System In Logistic Company</w:t>
            </w:r>
          </w:p>
          <w:p w:rsidR="00470A30" w:rsidRPr="001D67CA" w:rsidRDefault="00470A30" w:rsidP="001E2C06">
            <w:pPr>
              <w:pStyle w:val="NoSpacing"/>
              <w:jc w:val="center"/>
              <w:rPr>
                <w:rFonts w:asciiTheme="majorHAnsi" w:eastAsiaTheme="majorEastAsia" w:hAnsiTheme="majorHAnsi" w:cstheme="majorBidi"/>
                <w:sz w:val="44"/>
                <w:szCs w:val="44"/>
              </w:rPr>
            </w:pPr>
          </w:p>
          <w:p w:rsidR="00776170" w:rsidRPr="005B6987" w:rsidRDefault="00141155" w:rsidP="00470A30">
            <w:pPr>
              <w:pStyle w:val="NoSpacing"/>
              <w:jc w:val="center"/>
              <w:rPr>
                <w:rFonts w:ascii="Segoe UI Light" w:eastAsiaTheme="majorEastAsia" w:hAnsi="Segoe UI Light" w:cstheme="majorBidi"/>
                <w:sz w:val="40"/>
                <w:szCs w:val="40"/>
              </w:rPr>
            </w:pPr>
            <w:r>
              <w:rPr>
                <w:rFonts w:ascii="Segoe UI Light" w:eastAsiaTheme="majorEastAsia" w:hAnsi="Segoe UI Light" w:cstheme="majorBidi"/>
                <w:sz w:val="40"/>
                <w:szCs w:val="40"/>
              </w:rPr>
              <w:t>Report</w:t>
            </w:r>
            <w:r w:rsidR="00173041">
              <w:rPr>
                <w:rFonts w:ascii="Segoe UI Light" w:eastAsiaTheme="majorEastAsia" w:hAnsi="Segoe UI Light" w:cstheme="majorBidi"/>
                <w:sz w:val="40"/>
                <w:szCs w:val="40"/>
              </w:rPr>
              <w:t xml:space="preserve"> Summary</w:t>
            </w:r>
          </w:p>
          <w:p w:rsidR="00470A30" w:rsidRPr="001D67CA" w:rsidRDefault="00470A30" w:rsidP="00470A30">
            <w:pPr>
              <w:pStyle w:val="NoSpacing"/>
              <w:jc w:val="center"/>
              <w:rPr>
                <w:rFonts w:asciiTheme="majorHAnsi" w:eastAsiaTheme="majorEastAsia" w:hAnsiTheme="majorHAnsi" w:cstheme="majorBidi"/>
                <w:sz w:val="56"/>
                <w:szCs w:val="80"/>
              </w:rPr>
            </w:pPr>
          </w:p>
        </w:tc>
      </w:tr>
      <w:tr w:rsidR="005974AB" w:rsidRPr="001D67CA" w:rsidTr="004A67D0">
        <w:trPr>
          <w:trHeight w:val="360"/>
        </w:trPr>
        <w:tc>
          <w:tcPr>
            <w:tcW w:w="9967" w:type="dxa"/>
          </w:tcPr>
          <w:tbl>
            <w:tblPr>
              <w:tblW w:w="5000" w:type="pct"/>
              <w:jc w:val="center"/>
              <w:tblLook w:val="00A0" w:firstRow="1" w:lastRow="0" w:firstColumn="1" w:lastColumn="0" w:noHBand="0" w:noVBand="0"/>
            </w:tblPr>
            <w:tblGrid>
              <w:gridCol w:w="10325"/>
            </w:tblGrid>
            <w:tr w:rsidR="00776170" w:rsidRPr="001D67CA" w:rsidTr="00776170">
              <w:trPr>
                <w:trHeight w:val="360"/>
                <w:jc w:val="center"/>
              </w:trPr>
              <w:tc>
                <w:tcPr>
                  <w:tcW w:w="5000" w:type="pct"/>
                  <w:vAlign w:val="center"/>
                  <w:hideMark/>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71"/>
                    <w:gridCol w:w="2610"/>
                    <w:gridCol w:w="1620"/>
                    <w:gridCol w:w="1280"/>
                  </w:tblGrid>
                  <w:tr w:rsidR="00776170" w:rsidRPr="001D67CA" w:rsidTr="002D3E7D">
                    <w:trPr>
                      <w:cantSplit/>
                      <w:trHeight w:val="638"/>
                      <w:jc w:val="center"/>
                    </w:trPr>
                    <w:tc>
                      <w:tcPr>
                        <w:tcW w:w="8681" w:type="dxa"/>
                        <w:gridSpan w:val="4"/>
                        <w:tcBorders>
                          <w:top w:val="single" w:sz="4" w:space="0" w:color="auto"/>
                          <w:left w:val="single" w:sz="4" w:space="0" w:color="auto"/>
                          <w:bottom w:val="single" w:sz="4" w:space="0" w:color="auto"/>
                          <w:right w:val="single" w:sz="4" w:space="0" w:color="auto"/>
                        </w:tcBorders>
                        <w:vAlign w:val="center"/>
                        <w:hideMark/>
                      </w:tcPr>
                      <w:p w:rsidR="00776170" w:rsidRPr="001D67CA" w:rsidRDefault="00776170" w:rsidP="009635E3">
                        <w:pPr>
                          <w:spacing w:after="120"/>
                          <w:jc w:val="center"/>
                          <w:rPr>
                            <w:rFonts w:eastAsia="Times New Roman"/>
                            <w:b/>
                            <w:bCs/>
                            <w:sz w:val="36"/>
                            <w:szCs w:val="36"/>
                          </w:rPr>
                        </w:pPr>
                        <w:r w:rsidRPr="001D67CA">
                          <w:rPr>
                            <w:b/>
                            <w:bCs/>
                            <w:sz w:val="36"/>
                            <w:szCs w:val="36"/>
                          </w:rPr>
                          <w:t xml:space="preserve">Group </w:t>
                        </w:r>
                        <w:r w:rsidR="009635E3">
                          <w:rPr>
                            <w:b/>
                            <w:bCs/>
                            <w:sz w:val="36"/>
                            <w:szCs w:val="36"/>
                          </w:rPr>
                          <w:t>6</w:t>
                        </w:r>
                      </w:p>
                    </w:tc>
                  </w:tr>
                  <w:tr w:rsidR="00776170" w:rsidRPr="001D67CA" w:rsidTr="002D3E7D">
                    <w:trPr>
                      <w:cantSplit/>
                      <w:trHeight w:val="315"/>
                      <w:jc w:val="center"/>
                    </w:trPr>
                    <w:tc>
                      <w:tcPr>
                        <w:tcW w:w="3171" w:type="dxa"/>
                        <w:vMerge w:val="restart"/>
                        <w:tcBorders>
                          <w:top w:val="single" w:sz="4" w:space="0" w:color="auto"/>
                          <w:left w:val="single" w:sz="4" w:space="0" w:color="auto"/>
                          <w:right w:val="single" w:sz="4" w:space="0" w:color="auto"/>
                        </w:tcBorders>
                        <w:vAlign w:val="center"/>
                        <w:hideMark/>
                      </w:tcPr>
                      <w:p w:rsidR="00776170" w:rsidRPr="001D67CA" w:rsidRDefault="00776170">
                        <w:pPr>
                          <w:spacing w:after="120"/>
                          <w:jc w:val="right"/>
                          <w:rPr>
                            <w:rFonts w:eastAsia="Times New Roman"/>
                            <w:b/>
                            <w:bCs/>
                            <w:sz w:val="28"/>
                            <w:szCs w:val="28"/>
                          </w:rPr>
                        </w:pPr>
                        <w:r w:rsidRPr="001D67CA">
                          <w:rPr>
                            <w:b/>
                            <w:bCs/>
                            <w:sz w:val="28"/>
                            <w:szCs w:val="28"/>
                          </w:rPr>
                          <w:t>Group Members</w:t>
                        </w:r>
                      </w:p>
                    </w:tc>
                    <w:tc>
                      <w:tcPr>
                        <w:tcW w:w="2610" w:type="dxa"/>
                        <w:tcBorders>
                          <w:top w:val="single" w:sz="4" w:space="0" w:color="auto"/>
                          <w:left w:val="single" w:sz="4" w:space="0" w:color="auto"/>
                          <w:bottom w:val="nil"/>
                          <w:right w:val="nil"/>
                        </w:tcBorders>
                        <w:hideMark/>
                      </w:tcPr>
                      <w:p w:rsidR="00776170" w:rsidRPr="0099538B" w:rsidRDefault="0099538B" w:rsidP="00776170">
                        <w:pPr>
                          <w:spacing w:after="120"/>
                          <w:jc w:val="both"/>
                          <w:rPr>
                            <w:rFonts w:eastAsia="Times New Roman"/>
                            <w:bCs/>
                            <w:sz w:val="28"/>
                            <w:szCs w:val="28"/>
                          </w:rPr>
                        </w:pPr>
                        <w:proofErr w:type="spellStart"/>
                        <w:r>
                          <w:rPr>
                            <w:bCs/>
                            <w:sz w:val="28"/>
                            <w:szCs w:val="28"/>
                          </w:rPr>
                          <w:t>Lê</w:t>
                        </w:r>
                        <w:proofErr w:type="spellEnd"/>
                        <w:r>
                          <w:rPr>
                            <w:bCs/>
                            <w:sz w:val="28"/>
                            <w:szCs w:val="28"/>
                          </w:rPr>
                          <w:t xml:space="preserve"> </w:t>
                        </w:r>
                        <w:proofErr w:type="spellStart"/>
                        <w:r>
                          <w:rPr>
                            <w:bCs/>
                            <w:sz w:val="28"/>
                            <w:szCs w:val="28"/>
                          </w:rPr>
                          <w:t>Anh</w:t>
                        </w:r>
                        <w:proofErr w:type="spellEnd"/>
                        <w:r>
                          <w:rPr>
                            <w:bCs/>
                            <w:sz w:val="28"/>
                            <w:szCs w:val="28"/>
                          </w:rPr>
                          <w:t xml:space="preserve"> </w:t>
                        </w:r>
                        <w:proofErr w:type="spellStart"/>
                        <w:r>
                          <w:rPr>
                            <w:bCs/>
                            <w:sz w:val="28"/>
                            <w:szCs w:val="28"/>
                          </w:rPr>
                          <w:t>Đảo</w:t>
                        </w:r>
                        <w:proofErr w:type="spellEnd"/>
                      </w:p>
                    </w:tc>
                    <w:tc>
                      <w:tcPr>
                        <w:tcW w:w="1620" w:type="dxa"/>
                        <w:tcBorders>
                          <w:top w:val="single" w:sz="4" w:space="0" w:color="auto"/>
                          <w:left w:val="nil"/>
                          <w:bottom w:val="nil"/>
                          <w:right w:val="nil"/>
                        </w:tcBorders>
                      </w:tcPr>
                      <w:p w:rsidR="00776170" w:rsidRPr="001D67CA" w:rsidRDefault="00776170">
                        <w:pPr>
                          <w:spacing w:after="120"/>
                          <w:jc w:val="both"/>
                          <w:rPr>
                            <w:rFonts w:eastAsia="Times New Roman"/>
                            <w:bCs/>
                            <w:sz w:val="28"/>
                            <w:szCs w:val="28"/>
                          </w:rPr>
                        </w:pPr>
                      </w:p>
                    </w:tc>
                    <w:tc>
                      <w:tcPr>
                        <w:tcW w:w="1280" w:type="dxa"/>
                        <w:tcBorders>
                          <w:top w:val="single" w:sz="4" w:space="0" w:color="auto"/>
                          <w:left w:val="nil"/>
                          <w:bottom w:val="nil"/>
                          <w:right w:val="single" w:sz="4" w:space="0" w:color="auto"/>
                        </w:tcBorders>
                      </w:tcPr>
                      <w:p w:rsidR="00776170" w:rsidRPr="001D67CA" w:rsidRDefault="00776170">
                        <w:pPr>
                          <w:spacing w:after="120"/>
                          <w:jc w:val="both"/>
                          <w:rPr>
                            <w:rFonts w:eastAsia="Times New Roman"/>
                            <w:bCs/>
                            <w:sz w:val="28"/>
                            <w:szCs w:val="28"/>
                          </w:rPr>
                        </w:pPr>
                        <w:r w:rsidRPr="001D67CA">
                          <w:rPr>
                            <w:bCs/>
                            <w:sz w:val="28"/>
                            <w:szCs w:val="28"/>
                          </w:rPr>
                          <w:t>60</w:t>
                        </w:r>
                        <w:r w:rsidR="0099538B">
                          <w:rPr>
                            <w:bCs/>
                            <w:sz w:val="28"/>
                            <w:szCs w:val="28"/>
                          </w:rPr>
                          <w:t>142</w:t>
                        </w:r>
                      </w:p>
                    </w:tc>
                  </w:tr>
                  <w:tr w:rsidR="00776170" w:rsidRPr="001D67CA" w:rsidTr="002D3E7D">
                    <w:trPr>
                      <w:cantSplit/>
                      <w:trHeight w:val="390"/>
                      <w:jc w:val="center"/>
                    </w:trPr>
                    <w:tc>
                      <w:tcPr>
                        <w:tcW w:w="3171" w:type="dxa"/>
                        <w:vMerge/>
                        <w:tcBorders>
                          <w:left w:val="single" w:sz="4" w:space="0" w:color="auto"/>
                          <w:right w:val="single" w:sz="4" w:space="0" w:color="auto"/>
                        </w:tcBorders>
                        <w:vAlign w:val="center"/>
                      </w:tcPr>
                      <w:p w:rsidR="00776170" w:rsidRPr="001D67CA" w:rsidRDefault="00776170">
                        <w:pPr>
                          <w:spacing w:after="120"/>
                          <w:jc w:val="right"/>
                          <w:rPr>
                            <w:b/>
                            <w:bCs/>
                            <w:sz w:val="28"/>
                            <w:szCs w:val="28"/>
                          </w:rPr>
                        </w:pPr>
                      </w:p>
                    </w:tc>
                    <w:tc>
                      <w:tcPr>
                        <w:tcW w:w="2610" w:type="dxa"/>
                        <w:tcBorders>
                          <w:top w:val="nil"/>
                          <w:left w:val="single" w:sz="4" w:space="0" w:color="auto"/>
                          <w:bottom w:val="nil"/>
                          <w:right w:val="nil"/>
                        </w:tcBorders>
                      </w:tcPr>
                      <w:p w:rsidR="00776170" w:rsidRPr="0099538B" w:rsidRDefault="0099538B" w:rsidP="00776170">
                        <w:pPr>
                          <w:spacing w:after="120"/>
                          <w:jc w:val="both"/>
                          <w:rPr>
                            <w:bCs/>
                            <w:sz w:val="28"/>
                            <w:szCs w:val="28"/>
                          </w:rPr>
                        </w:pPr>
                        <w:proofErr w:type="spellStart"/>
                        <w:r>
                          <w:rPr>
                            <w:bCs/>
                            <w:sz w:val="28"/>
                            <w:szCs w:val="28"/>
                          </w:rPr>
                          <w:t>Nguyễn</w:t>
                        </w:r>
                        <w:proofErr w:type="spellEnd"/>
                        <w:r>
                          <w:rPr>
                            <w:bCs/>
                            <w:sz w:val="28"/>
                            <w:szCs w:val="28"/>
                          </w:rPr>
                          <w:t xml:space="preserve"> </w:t>
                        </w:r>
                        <w:proofErr w:type="spellStart"/>
                        <w:r>
                          <w:rPr>
                            <w:bCs/>
                            <w:sz w:val="28"/>
                            <w:szCs w:val="28"/>
                          </w:rPr>
                          <w:t>Bá</w:t>
                        </w:r>
                        <w:proofErr w:type="spellEnd"/>
                        <w:r>
                          <w:rPr>
                            <w:bCs/>
                            <w:sz w:val="28"/>
                            <w:szCs w:val="28"/>
                          </w:rPr>
                          <w:t xml:space="preserve"> </w:t>
                        </w:r>
                        <w:proofErr w:type="spellStart"/>
                        <w:r>
                          <w:rPr>
                            <w:bCs/>
                            <w:sz w:val="28"/>
                            <w:szCs w:val="28"/>
                          </w:rPr>
                          <w:t>Linh</w:t>
                        </w:r>
                        <w:proofErr w:type="spellEnd"/>
                      </w:p>
                    </w:tc>
                    <w:tc>
                      <w:tcPr>
                        <w:tcW w:w="1620" w:type="dxa"/>
                        <w:tcBorders>
                          <w:top w:val="nil"/>
                          <w:left w:val="nil"/>
                          <w:bottom w:val="nil"/>
                          <w:right w:val="nil"/>
                        </w:tcBorders>
                      </w:tcPr>
                      <w:p w:rsidR="00776170" w:rsidRPr="001D67CA" w:rsidRDefault="00776170">
                        <w:pPr>
                          <w:spacing w:after="120"/>
                          <w:jc w:val="both"/>
                          <w:rPr>
                            <w:rFonts w:eastAsia="Times New Roman"/>
                            <w:bCs/>
                            <w:sz w:val="28"/>
                            <w:szCs w:val="28"/>
                          </w:rPr>
                        </w:pPr>
                      </w:p>
                    </w:tc>
                    <w:tc>
                      <w:tcPr>
                        <w:tcW w:w="1280" w:type="dxa"/>
                        <w:tcBorders>
                          <w:top w:val="nil"/>
                          <w:left w:val="nil"/>
                          <w:bottom w:val="nil"/>
                          <w:right w:val="single" w:sz="4" w:space="0" w:color="auto"/>
                        </w:tcBorders>
                      </w:tcPr>
                      <w:p w:rsidR="00776170" w:rsidRPr="001D67CA" w:rsidRDefault="00776170" w:rsidP="00776170">
                        <w:pPr>
                          <w:spacing w:after="120"/>
                          <w:jc w:val="both"/>
                          <w:rPr>
                            <w:bCs/>
                            <w:sz w:val="28"/>
                            <w:szCs w:val="28"/>
                          </w:rPr>
                        </w:pPr>
                        <w:r w:rsidRPr="001D67CA">
                          <w:rPr>
                            <w:bCs/>
                            <w:sz w:val="28"/>
                            <w:szCs w:val="28"/>
                          </w:rPr>
                          <w:t>60</w:t>
                        </w:r>
                        <w:r w:rsidR="0099538B">
                          <w:rPr>
                            <w:bCs/>
                            <w:sz w:val="28"/>
                            <w:szCs w:val="28"/>
                          </w:rPr>
                          <w:t>153</w:t>
                        </w:r>
                      </w:p>
                    </w:tc>
                  </w:tr>
                  <w:tr w:rsidR="00776170" w:rsidRPr="001D67CA" w:rsidTr="002D3E7D">
                    <w:trPr>
                      <w:cantSplit/>
                      <w:trHeight w:val="390"/>
                      <w:jc w:val="center"/>
                    </w:trPr>
                    <w:tc>
                      <w:tcPr>
                        <w:tcW w:w="3171" w:type="dxa"/>
                        <w:vMerge/>
                        <w:tcBorders>
                          <w:left w:val="single" w:sz="4" w:space="0" w:color="auto"/>
                          <w:right w:val="single" w:sz="4" w:space="0" w:color="auto"/>
                        </w:tcBorders>
                        <w:vAlign w:val="center"/>
                      </w:tcPr>
                      <w:p w:rsidR="00776170" w:rsidRPr="001D67CA" w:rsidRDefault="00776170">
                        <w:pPr>
                          <w:spacing w:after="120"/>
                          <w:jc w:val="right"/>
                          <w:rPr>
                            <w:b/>
                            <w:bCs/>
                            <w:sz w:val="28"/>
                            <w:szCs w:val="28"/>
                          </w:rPr>
                        </w:pPr>
                      </w:p>
                    </w:tc>
                    <w:tc>
                      <w:tcPr>
                        <w:tcW w:w="2610" w:type="dxa"/>
                        <w:tcBorders>
                          <w:top w:val="nil"/>
                          <w:left w:val="single" w:sz="4" w:space="0" w:color="auto"/>
                          <w:bottom w:val="nil"/>
                          <w:right w:val="nil"/>
                        </w:tcBorders>
                      </w:tcPr>
                      <w:p w:rsidR="00776170" w:rsidRPr="0099538B" w:rsidRDefault="0099538B" w:rsidP="00776170">
                        <w:pPr>
                          <w:spacing w:after="120"/>
                          <w:jc w:val="both"/>
                          <w:rPr>
                            <w:bCs/>
                            <w:sz w:val="28"/>
                            <w:szCs w:val="28"/>
                          </w:rPr>
                        </w:pPr>
                        <w:proofErr w:type="spellStart"/>
                        <w:r>
                          <w:rPr>
                            <w:rFonts w:eastAsia="Times New Roman"/>
                            <w:bCs/>
                            <w:sz w:val="28"/>
                            <w:szCs w:val="28"/>
                          </w:rPr>
                          <w:t>Hồ</w:t>
                        </w:r>
                        <w:proofErr w:type="spellEnd"/>
                        <w:r>
                          <w:rPr>
                            <w:rFonts w:eastAsia="Times New Roman"/>
                            <w:bCs/>
                            <w:sz w:val="28"/>
                            <w:szCs w:val="28"/>
                          </w:rPr>
                          <w:t xml:space="preserve"> </w:t>
                        </w:r>
                        <w:proofErr w:type="spellStart"/>
                        <w:r>
                          <w:rPr>
                            <w:rFonts w:eastAsia="Times New Roman"/>
                            <w:bCs/>
                            <w:sz w:val="28"/>
                            <w:szCs w:val="28"/>
                          </w:rPr>
                          <w:t>Hữu</w:t>
                        </w:r>
                        <w:proofErr w:type="spellEnd"/>
                        <w:r>
                          <w:rPr>
                            <w:rFonts w:eastAsia="Times New Roman"/>
                            <w:bCs/>
                            <w:sz w:val="28"/>
                            <w:szCs w:val="28"/>
                          </w:rPr>
                          <w:t xml:space="preserve"> </w:t>
                        </w:r>
                        <w:proofErr w:type="spellStart"/>
                        <w:r>
                          <w:rPr>
                            <w:rFonts w:eastAsia="Times New Roman"/>
                            <w:bCs/>
                            <w:sz w:val="28"/>
                            <w:szCs w:val="28"/>
                          </w:rPr>
                          <w:t>Tài</w:t>
                        </w:r>
                        <w:proofErr w:type="spellEnd"/>
                      </w:p>
                    </w:tc>
                    <w:tc>
                      <w:tcPr>
                        <w:tcW w:w="1620" w:type="dxa"/>
                        <w:tcBorders>
                          <w:top w:val="nil"/>
                          <w:left w:val="nil"/>
                          <w:bottom w:val="nil"/>
                          <w:right w:val="nil"/>
                        </w:tcBorders>
                      </w:tcPr>
                      <w:p w:rsidR="00776170" w:rsidRPr="001D67CA" w:rsidRDefault="00776170">
                        <w:pPr>
                          <w:spacing w:after="120"/>
                          <w:jc w:val="both"/>
                          <w:rPr>
                            <w:rFonts w:eastAsia="Times New Roman"/>
                            <w:bCs/>
                            <w:sz w:val="28"/>
                            <w:szCs w:val="28"/>
                          </w:rPr>
                        </w:pPr>
                      </w:p>
                    </w:tc>
                    <w:tc>
                      <w:tcPr>
                        <w:tcW w:w="1280" w:type="dxa"/>
                        <w:tcBorders>
                          <w:top w:val="nil"/>
                          <w:left w:val="nil"/>
                          <w:bottom w:val="nil"/>
                          <w:right w:val="single" w:sz="4" w:space="0" w:color="auto"/>
                        </w:tcBorders>
                      </w:tcPr>
                      <w:p w:rsidR="00776170" w:rsidRPr="001D67CA" w:rsidRDefault="00776170" w:rsidP="00776170">
                        <w:pPr>
                          <w:spacing w:after="120"/>
                          <w:jc w:val="both"/>
                          <w:rPr>
                            <w:bCs/>
                            <w:sz w:val="28"/>
                            <w:szCs w:val="28"/>
                          </w:rPr>
                        </w:pPr>
                        <w:r w:rsidRPr="001D67CA">
                          <w:rPr>
                            <w:bCs/>
                            <w:sz w:val="28"/>
                            <w:szCs w:val="28"/>
                          </w:rPr>
                          <w:t>60</w:t>
                        </w:r>
                        <w:r w:rsidR="0099538B">
                          <w:rPr>
                            <w:bCs/>
                            <w:sz w:val="28"/>
                            <w:szCs w:val="28"/>
                          </w:rPr>
                          <w:t>267</w:t>
                        </w:r>
                      </w:p>
                    </w:tc>
                  </w:tr>
                  <w:tr w:rsidR="00776170" w:rsidRPr="001D67CA" w:rsidTr="002D3E7D">
                    <w:trPr>
                      <w:cantSplit/>
                      <w:trHeight w:val="377"/>
                      <w:jc w:val="center"/>
                    </w:trPr>
                    <w:tc>
                      <w:tcPr>
                        <w:tcW w:w="3171" w:type="dxa"/>
                        <w:vMerge/>
                        <w:tcBorders>
                          <w:left w:val="single" w:sz="4" w:space="0" w:color="auto"/>
                          <w:bottom w:val="single" w:sz="4" w:space="0" w:color="auto"/>
                          <w:right w:val="single" w:sz="4" w:space="0" w:color="auto"/>
                        </w:tcBorders>
                        <w:vAlign w:val="center"/>
                      </w:tcPr>
                      <w:p w:rsidR="00776170" w:rsidRPr="001D67CA" w:rsidRDefault="00776170">
                        <w:pPr>
                          <w:spacing w:after="120"/>
                          <w:jc w:val="right"/>
                          <w:rPr>
                            <w:b/>
                            <w:bCs/>
                            <w:sz w:val="28"/>
                            <w:szCs w:val="28"/>
                          </w:rPr>
                        </w:pPr>
                      </w:p>
                    </w:tc>
                    <w:tc>
                      <w:tcPr>
                        <w:tcW w:w="2610" w:type="dxa"/>
                        <w:tcBorders>
                          <w:top w:val="nil"/>
                          <w:left w:val="single" w:sz="4" w:space="0" w:color="auto"/>
                          <w:bottom w:val="single" w:sz="4" w:space="0" w:color="auto"/>
                          <w:right w:val="nil"/>
                        </w:tcBorders>
                      </w:tcPr>
                      <w:p w:rsidR="00776170" w:rsidRDefault="0099538B" w:rsidP="00776170">
                        <w:pPr>
                          <w:spacing w:after="120"/>
                          <w:jc w:val="both"/>
                          <w:rPr>
                            <w:rFonts w:eastAsia="Times New Roman"/>
                            <w:bCs/>
                            <w:sz w:val="28"/>
                            <w:szCs w:val="28"/>
                          </w:rPr>
                        </w:pPr>
                        <w:proofErr w:type="spellStart"/>
                        <w:r>
                          <w:rPr>
                            <w:rFonts w:eastAsia="Times New Roman"/>
                            <w:bCs/>
                            <w:sz w:val="28"/>
                            <w:szCs w:val="28"/>
                          </w:rPr>
                          <w:t>Thân</w:t>
                        </w:r>
                        <w:proofErr w:type="spellEnd"/>
                        <w:r>
                          <w:rPr>
                            <w:rFonts w:eastAsia="Times New Roman"/>
                            <w:bCs/>
                            <w:sz w:val="28"/>
                            <w:szCs w:val="28"/>
                          </w:rPr>
                          <w:t xml:space="preserve"> </w:t>
                        </w:r>
                        <w:proofErr w:type="spellStart"/>
                        <w:r>
                          <w:rPr>
                            <w:rFonts w:eastAsia="Times New Roman"/>
                            <w:bCs/>
                            <w:sz w:val="28"/>
                            <w:szCs w:val="28"/>
                          </w:rPr>
                          <w:t>Văn</w:t>
                        </w:r>
                        <w:proofErr w:type="spellEnd"/>
                        <w:r>
                          <w:rPr>
                            <w:rFonts w:eastAsia="Times New Roman"/>
                            <w:bCs/>
                            <w:sz w:val="28"/>
                            <w:szCs w:val="28"/>
                          </w:rPr>
                          <w:t xml:space="preserve"> </w:t>
                        </w:r>
                        <w:proofErr w:type="spellStart"/>
                        <w:r>
                          <w:rPr>
                            <w:rFonts w:eastAsia="Times New Roman"/>
                            <w:bCs/>
                            <w:sz w:val="28"/>
                            <w:szCs w:val="28"/>
                          </w:rPr>
                          <w:t>Thành</w:t>
                        </w:r>
                        <w:proofErr w:type="spellEnd"/>
                      </w:p>
                      <w:p w:rsidR="0099538B" w:rsidRPr="0099538B" w:rsidRDefault="0099538B" w:rsidP="00776170">
                        <w:pPr>
                          <w:spacing w:after="120"/>
                          <w:jc w:val="both"/>
                          <w:rPr>
                            <w:rFonts w:eastAsia="Times New Roman"/>
                            <w:bCs/>
                            <w:sz w:val="28"/>
                            <w:szCs w:val="28"/>
                          </w:rPr>
                        </w:pPr>
                        <w:proofErr w:type="spellStart"/>
                        <w:r>
                          <w:rPr>
                            <w:rFonts w:eastAsia="Times New Roman"/>
                            <w:bCs/>
                            <w:sz w:val="28"/>
                            <w:szCs w:val="28"/>
                          </w:rPr>
                          <w:t>Lê</w:t>
                        </w:r>
                        <w:proofErr w:type="spellEnd"/>
                        <w:r>
                          <w:rPr>
                            <w:rFonts w:eastAsia="Times New Roman"/>
                            <w:bCs/>
                            <w:sz w:val="28"/>
                            <w:szCs w:val="28"/>
                          </w:rPr>
                          <w:t xml:space="preserve"> </w:t>
                        </w:r>
                        <w:proofErr w:type="spellStart"/>
                        <w:r>
                          <w:rPr>
                            <w:rFonts w:eastAsia="Times New Roman"/>
                            <w:bCs/>
                            <w:sz w:val="28"/>
                            <w:szCs w:val="28"/>
                          </w:rPr>
                          <w:t>Quang</w:t>
                        </w:r>
                        <w:proofErr w:type="spellEnd"/>
                        <w:r>
                          <w:rPr>
                            <w:rFonts w:eastAsia="Times New Roman"/>
                            <w:bCs/>
                            <w:sz w:val="28"/>
                            <w:szCs w:val="28"/>
                          </w:rPr>
                          <w:t xml:space="preserve"> </w:t>
                        </w:r>
                        <w:proofErr w:type="spellStart"/>
                        <w:r>
                          <w:rPr>
                            <w:rFonts w:eastAsia="Times New Roman"/>
                            <w:bCs/>
                            <w:sz w:val="28"/>
                            <w:szCs w:val="28"/>
                          </w:rPr>
                          <w:t>Tú</w:t>
                        </w:r>
                        <w:proofErr w:type="spellEnd"/>
                      </w:p>
                    </w:tc>
                    <w:tc>
                      <w:tcPr>
                        <w:tcW w:w="1620" w:type="dxa"/>
                        <w:tcBorders>
                          <w:top w:val="nil"/>
                          <w:left w:val="nil"/>
                          <w:bottom w:val="single" w:sz="4" w:space="0" w:color="auto"/>
                          <w:right w:val="nil"/>
                        </w:tcBorders>
                      </w:tcPr>
                      <w:p w:rsidR="00776170" w:rsidRPr="001D67CA" w:rsidRDefault="0099538B">
                        <w:pPr>
                          <w:spacing w:after="120"/>
                          <w:jc w:val="both"/>
                          <w:rPr>
                            <w:rFonts w:eastAsia="Times New Roman"/>
                            <w:bCs/>
                            <w:sz w:val="28"/>
                            <w:szCs w:val="28"/>
                          </w:rPr>
                        </w:pPr>
                        <w:r>
                          <w:rPr>
                            <w:rFonts w:eastAsia="Times New Roman"/>
                            <w:bCs/>
                            <w:sz w:val="28"/>
                            <w:szCs w:val="28"/>
                          </w:rPr>
                          <w:br/>
                        </w:r>
                      </w:p>
                    </w:tc>
                    <w:tc>
                      <w:tcPr>
                        <w:tcW w:w="1280" w:type="dxa"/>
                        <w:tcBorders>
                          <w:top w:val="nil"/>
                          <w:left w:val="nil"/>
                          <w:bottom w:val="single" w:sz="4" w:space="0" w:color="auto"/>
                          <w:right w:val="single" w:sz="4" w:space="0" w:color="auto"/>
                        </w:tcBorders>
                      </w:tcPr>
                      <w:p w:rsidR="00776170" w:rsidRDefault="00776170" w:rsidP="00776170">
                        <w:pPr>
                          <w:spacing w:after="120"/>
                          <w:jc w:val="both"/>
                          <w:rPr>
                            <w:bCs/>
                            <w:sz w:val="28"/>
                            <w:szCs w:val="28"/>
                          </w:rPr>
                        </w:pPr>
                        <w:r w:rsidRPr="001D67CA">
                          <w:rPr>
                            <w:bCs/>
                            <w:sz w:val="28"/>
                            <w:szCs w:val="28"/>
                          </w:rPr>
                          <w:t>60</w:t>
                        </w:r>
                        <w:r w:rsidR="0099538B">
                          <w:rPr>
                            <w:bCs/>
                            <w:sz w:val="28"/>
                            <w:szCs w:val="28"/>
                          </w:rPr>
                          <w:t>277</w:t>
                        </w:r>
                      </w:p>
                      <w:p w:rsidR="0099538B" w:rsidRPr="001D67CA" w:rsidRDefault="0099538B" w:rsidP="00776170">
                        <w:pPr>
                          <w:spacing w:after="120"/>
                          <w:jc w:val="both"/>
                          <w:rPr>
                            <w:bCs/>
                            <w:sz w:val="28"/>
                            <w:szCs w:val="28"/>
                          </w:rPr>
                        </w:pPr>
                        <w:r>
                          <w:rPr>
                            <w:bCs/>
                            <w:sz w:val="28"/>
                            <w:szCs w:val="28"/>
                          </w:rPr>
                          <w:t>60037</w:t>
                        </w:r>
                      </w:p>
                    </w:tc>
                  </w:tr>
                  <w:tr w:rsidR="00776170" w:rsidRPr="001D67CA" w:rsidTr="002D3E7D">
                    <w:trPr>
                      <w:jc w:val="center"/>
                    </w:trPr>
                    <w:tc>
                      <w:tcPr>
                        <w:tcW w:w="3171" w:type="dxa"/>
                        <w:tcBorders>
                          <w:top w:val="single" w:sz="4" w:space="0" w:color="auto"/>
                          <w:left w:val="single" w:sz="4" w:space="0" w:color="auto"/>
                          <w:bottom w:val="single" w:sz="4" w:space="0" w:color="auto"/>
                          <w:right w:val="single" w:sz="4" w:space="0" w:color="auto"/>
                        </w:tcBorders>
                        <w:vAlign w:val="center"/>
                        <w:hideMark/>
                      </w:tcPr>
                      <w:p w:rsidR="00776170" w:rsidRPr="001D67CA" w:rsidRDefault="00776170">
                        <w:pPr>
                          <w:spacing w:after="120"/>
                          <w:jc w:val="right"/>
                          <w:rPr>
                            <w:rFonts w:eastAsia="Times New Roman"/>
                            <w:b/>
                            <w:bCs/>
                            <w:sz w:val="28"/>
                            <w:szCs w:val="28"/>
                          </w:rPr>
                        </w:pPr>
                        <w:r w:rsidRPr="001D67CA">
                          <w:rPr>
                            <w:b/>
                            <w:bCs/>
                            <w:sz w:val="28"/>
                            <w:szCs w:val="28"/>
                          </w:rPr>
                          <w:t>Supervisor</w:t>
                        </w:r>
                      </w:p>
                    </w:tc>
                    <w:tc>
                      <w:tcPr>
                        <w:tcW w:w="5510" w:type="dxa"/>
                        <w:gridSpan w:val="3"/>
                        <w:tcBorders>
                          <w:top w:val="single" w:sz="4" w:space="0" w:color="auto"/>
                          <w:left w:val="single" w:sz="4" w:space="0" w:color="auto"/>
                          <w:bottom w:val="single" w:sz="4" w:space="0" w:color="auto"/>
                          <w:right w:val="single" w:sz="4" w:space="0" w:color="auto"/>
                        </w:tcBorders>
                        <w:vAlign w:val="center"/>
                      </w:tcPr>
                      <w:p w:rsidR="00776170" w:rsidRPr="0099538B" w:rsidRDefault="0099538B" w:rsidP="00776170">
                        <w:pPr>
                          <w:spacing w:after="120"/>
                          <w:rPr>
                            <w:rFonts w:eastAsia="Times New Roman"/>
                            <w:bCs/>
                            <w:sz w:val="28"/>
                            <w:szCs w:val="28"/>
                          </w:rPr>
                        </w:pPr>
                        <w:proofErr w:type="spellStart"/>
                        <w:r>
                          <w:rPr>
                            <w:bCs/>
                            <w:sz w:val="28"/>
                            <w:szCs w:val="28"/>
                          </w:rPr>
                          <w:t>Lâm</w:t>
                        </w:r>
                        <w:proofErr w:type="spellEnd"/>
                        <w:r>
                          <w:rPr>
                            <w:bCs/>
                            <w:sz w:val="28"/>
                            <w:szCs w:val="28"/>
                          </w:rPr>
                          <w:t xml:space="preserve"> </w:t>
                        </w:r>
                        <w:proofErr w:type="spellStart"/>
                        <w:r>
                          <w:rPr>
                            <w:bCs/>
                            <w:sz w:val="28"/>
                            <w:szCs w:val="28"/>
                          </w:rPr>
                          <w:t>Hữu</w:t>
                        </w:r>
                        <w:proofErr w:type="spellEnd"/>
                        <w:r>
                          <w:rPr>
                            <w:bCs/>
                            <w:sz w:val="28"/>
                            <w:szCs w:val="28"/>
                          </w:rPr>
                          <w:t xml:space="preserve"> </w:t>
                        </w:r>
                        <w:proofErr w:type="spellStart"/>
                        <w:r>
                          <w:rPr>
                            <w:bCs/>
                            <w:sz w:val="28"/>
                            <w:szCs w:val="28"/>
                          </w:rPr>
                          <w:t>Khánh</w:t>
                        </w:r>
                        <w:proofErr w:type="spellEnd"/>
                        <w:r>
                          <w:rPr>
                            <w:bCs/>
                            <w:sz w:val="28"/>
                            <w:szCs w:val="28"/>
                          </w:rPr>
                          <w:t xml:space="preserve"> </w:t>
                        </w:r>
                        <w:proofErr w:type="spellStart"/>
                        <w:r>
                          <w:rPr>
                            <w:bCs/>
                            <w:sz w:val="28"/>
                            <w:szCs w:val="28"/>
                          </w:rPr>
                          <w:t>Phương</w:t>
                        </w:r>
                        <w:proofErr w:type="spellEnd"/>
                      </w:p>
                    </w:tc>
                  </w:tr>
                  <w:tr w:rsidR="00776170" w:rsidRPr="001D67CA" w:rsidTr="002640F6">
                    <w:trPr>
                      <w:trHeight w:val="442"/>
                      <w:jc w:val="center"/>
                    </w:trPr>
                    <w:tc>
                      <w:tcPr>
                        <w:tcW w:w="3171" w:type="dxa"/>
                        <w:tcBorders>
                          <w:top w:val="single" w:sz="4" w:space="0" w:color="auto"/>
                          <w:left w:val="single" w:sz="4" w:space="0" w:color="auto"/>
                          <w:bottom w:val="single" w:sz="4" w:space="0" w:color="auto"/>
                          <w:right w:val="single" w:sz="4" w:space="0" w:color="auto"/>
                        </w:tcBorders>
                        <w:vAlign w:val="center"/>
                        <w:hideMark/>
                      </w:tcPr>
                      <w:p w:rsidR="00776170" w:rsidRPr="001D67CA" w:rsidRDefault="00776170">
                        <w:pPr>
                          <w:spacing w:after="120"/>
                          <w:jc w:val="right"/>
                          <w:rPr>
                            <w:rFonts w:eastAsia="Times New Roman"/>
                            <w:b/>
                            <w:bCs/>
                            <w:sz w:val="28"/>
                            <w:szCs w:val="28"/>
                          </w:rPr>
                        </w:pPr>
                        <w:r w:rsidRPr="001D67CA">
                          <w:rPr>
                            <w:b/>
                            <w:bCs/>
                            <w:sz w:val="28"/>
                            <w:szCs w:val="28"/>
                          </w:rPr>
                          <w:t>Capstone Project code</w:t>
                        </w:r>
                      </w:p>
                    </w:tc>
                    <w:tc>
                      <w:tcPr>
                        <w:tcW w:w="5510" w:type="dxa"/>
                        <w:gridSpan w:val="3"/>
                        <w:tcBorders>
                          <w:top w:val="single" w:sz="4" w:space="0" w:color="auto"/>
                          <w:left w:val="single" w:sz="4" w:space="0" w:color="auto"/>
                          <w:bottom w:val="single" w:sz="4" w:space="0" w:color="auto"/>
                          <w:right w:val="single" w:sz="4" w:space="0" w:color="auto"/>
                        </w:tcBorders>
                        <w:vAlign w:val="center"/>
                        <w:hideMark/>
                      </w:tcPr>
                      <w:p w:rsidR="00776170" w:rsidRPr="0099538B" w:rsidRDefault="0099538B">
                        <w:pPr>
                          <w:spacing w:after="120"/>
                          <w:rPr>
                            <w:rFonts w:eastAsia="Times New Roman"/>
                            <w:bCs/>
                            <w:sz w:val="28"/>
                            <w:szCs w:val="28"/>
                          </w:rPr>
                        </w:pPr>
                        <w:r>
                          <w:rPr>
                            <w:sz w:val="28"/>
                            <w:szCs w:val="28"/>
                          </w:rPr>
                          <w:t>HDMS</w:t>
                        </w:r>
                      </w:p>
                    </w:tc>
                  </w:tr>
                </w:tbl>
                <w:p w:rsidR="00776170" w:rsidRPr="001D67CA" w:rsidRDefault="00776170">
                  <w:pPr>
                    <w:pStyle w:val="NoSpacing"/>
                    <w:jc w:val="center"/>
                    <w:rPr>
                      <w:rFonts w:eastAsia="Times New Roman"/>
                      <w:b/>
                      <w:bCs/>
                    </w:rPr>
                  </w:pPr>
                </w:p>
              </w:tc>
            </w:tr>
          </w:tbl>
          <w:p w:rsidR="005974AB" w:rsidRPr="001D67CA" w:rsidRDefault="005974AB">
            <w:pPr>
              <w:pStyle w:val="NoSpacing"/>
              <w:jc w:val="center"/>
              <w:rPr>
                <w:rFonts w:asciiTheme="minorHAnsi" w:eastAsiaTheme="minorEastAsia" w:hAnsiTheme="minorHAnsi" w:cstheme="minorBidi"/>
              </w:rPr>
            </w:pPr>
          </w:p>
        </w:tc>
      </w:tr>
      <w:tr w:rsidR="00776170" w:rsidRPr="001D67CA" w:rsidTr="004A67D0">
        <w:trPr>
          <w:trHeight w:val="360"/>
        </w:trPr>
        <w:tc>
          <w:tcPr>
            <w:tcW w:w="9967" w:type="dxa"/>
          </w:tcPr>
          <w:p w:rsidR="00470A30" w:rsidRPr="001D67CA" w:rsidRDefault="00470A30" w:rsidP="00470A30">
            <w:pPr>
              <w:pStyle w:val="NoSpacing"/>
              <w:ind w:left="420"/>
              <w:rPr>
                <w:rFonts w:asciiTheme="minorHAnsi" w:eastAsiaTheme="minorEastAsia" w:hAnsiTheme="minorHAnsi" w:cstheme="minorBidi"/>
                <w:b/>
                <w:bCs/>
              </w:rPr>
            </w:pPr>
          </w:p>
          <w:p w:rsidR="00470A30" w:rsidRPr="001D67CA" w:rsidRDefault="00470A30" w:rsidP="00470A30">
            <w:pPr>
              <w:pStyle w:val="NoSpacing"/>
              <w:ind w:left="420"/>
              <w:rPr>
                <w:rFonts w:asciiTheme="minorHAnsi" w:eastAsiaTheme="minorEastAsia" w:hAnsiTheme="minorHAnsi" w:cstheme="minorBidi"/>
                <w:b/>
                <w:bCs/>
              </w:rPr>
            </w:pPr>
          </w:p>
          <w:p w:rsidR="00776170" w:rsidRPr="001D67CA" w:rsidRDefault="00776170" w:rsidP="00141155">
            <w:pPr>
              <w:pStyle w:val="NoSpacing"/>
              <w:numPr>
                <w:ilvl w:val="0"/>
                <w:numId w:val="8"/>
              </w:numPr>
              <w:jc w:val="center"/>
              <w:rPr>
                <w:rFonts w:asciiTheme="minorHAnsi" w:eastAsiaTheme="minorEastAsia" w:hAnsiTheme="minorHAnsi" w:cstheme="minorBidi"/>
                <w:b/>
                <w:bCs/>
              </w:rPr>
            </w:pPr>
            <w:r w:rsidRPr="001D67CA">
              <w:rPr>
                <w:sz w:val="28"/>
              </w:rPr>
              <w:t xml:space="preserve">Ho Chi Minh City, </w:t>
            </w:r>
            <w:r w:rsidR="00141155">
              <w:rPr>
                <w:sz w:val="28"/>
              </w:rPr>
              <w:t>Dec</w:t>
            </w:r>
            <w:r w:rsidR="000768C5" w:rsidRPr="001D67CA">
              <w:rPr>
                <w:sz w:val="28"/>
              </w:rPr>
              <w:t xml:space="preserve"> </w:t>
            </w:r>
            <w:r w:rsidRPr="001D67CA">
              <w:rPr>
                <w:sz w:val="28"/>
              </w:rPr>
              <w:t>/ 2012 -</w:t>
            </w:r>
          </w:p>
        </w:tc>
      </w:tr>
    </w:tbl>
    <w:p w:rsidR="005F6348" w:rsidRDefault="005F6348" w:rsidP="00C720D2">
      <w:pPr>
        <w:pStyle w:val="Heading1"/>
        <w:numPr>
          <w:ilvl w:val="0"/>
          <w:numId w:val="0"/>
        </w:numPr>
        <w:ind w:left="720"/>
      </w:pPr>
    </w:p>
    <w:p w:rsidR="005F6348" w:rsidRDefault="005F6348" w:rsidP="00C720D2">
      <w:pPr>
        <w:rPr>
          <w:rFonts w:ascii="Cambria" w:eastAsia="MS Gothic" w:hAnsi="Cambria"/>
          <w:color w:val="365F91"/>
          <w:sz w:val="28"/>
          <w:szCs w:val="28"/>
        </w:rPr>
      </w:pPr>
      <w:r>
        <w:br w:type="page"/>
      </w:r>
    </w:p>
    <w:p w:rsidR="00097636" w:rsidRPr="00C720D2" w:rsidRDefault="00097636" w:rsidP="00C720D2">
      <w:r w:rsidRPr="00C720D2">
        <w:lastRenderedPageBreak/>
        <w:t>Table of Contents</w:t>
      </w:r>
    </w:p>
    <w:p w:rsidR="001A035D" w:rsidRDefault="00A93F5F">
      <w:pPr>
        <w:pStyle w:val="TOC1"/>
        <w:tabs>
          <w:tab w:val="left" w:pos="440"/>
          <w:tab w:val="right" w:leader="dot" w:pos="8778"/>
        </w:tabs>
        <w:rPr>
          <w:rFonts w:asciiTheme="minorHAnsi" w:eastAsiaTheme="minorEastAsia" w:hAnsiTheme="minorHAnsi" w:cstheme="minorBidi"/>
          <w:noProof/>
          <w:lang w:eastAsia="ja-JP"/>
        </w:rPr>
      </w:pPr>
      <w:r w:rsidRPr="001D67CA">
        <w:rPr>
          <w:sz w:val="24"/>
        </w:rPr>
        <w:fldChar w:fldCharType="begin"/>
      </w:r>
      <w:r w:rsidR="00097636" w:rsidRPr="001D67CA">
        <w:rPr>
          <w:sz w:val="24"/>
        </w:rPr>
        <w:instrText xml:space="preserve"> TOC \o "1-3" \h \z \u </w:instrText>
      </w:r>
      <w:r w:rsidRPr="001D67CA">
        <w:rPr>
          <w:sz w:val="24"/>
        </w:rPr>
        <w:fldChar w:fldCharType="separate"/>
      </w:r>
      <w:hyperlink w:anchor="_Toc342830318" w:history="1">
        <w:r w:rsidR="001A035D" w:rsidRPr="00D01C7B">
          <w:rPr>
            <w:rStyle w:val="Hyperlink"/>
            <w:noProof/>
          </w:rPr>
          <w:t>1.</w:t>
        </w:r>
        <w:r w:rsidR="001A035D">
          <w:rPr>
            <w:rFonts w:asciiTheme="minorHAnsi" w:eastAsiaTheme="minorEastAsia" w:hAnsiTheme="minorHAnsi" w:cstheme="minorBidi"/>
            <w:noProof/>
            <w:lang w:eastAsia="ja-JP"/>
          </w:rPr>
          <w:tab/>
        </w:r>
        <w:r w:rsidR="001A035D" w:rsidRPr="00D01C7B">
          <w:rPr>
            <w:rStyle w:val="Hyperlink"/>
            <w:noProof/>
          </w:rPr>
          <w:t>The real world problem</w:t>
        </w:r>
        <w:r w:rsidR="001A035D">
          <w:rPr>
            <w:noProof/>
            <w:webHidden/>
          </w:rPr>
          <w:tab/>
        </w:r>
        <w:r w:rsidR="001A035D">
          <w:rPr>
            <w:noProof/>
            <w:webHidden/>
          </w:rPr>
          <w:fldChar w:fldCharType="begin"/>
        </w:r>
        <w:r w:rsidR="001A035D">
          <w:rPr>
            <w:noProof/>
            <w:webHidden/>
          </w:rPr>
          <w:instrText xml:space="preserve"> PAGEREF _Toc342830318 \h </w:instrText>
        </w:r>
        <w:r w:rsidR="001A035D">
          <w:rPr>
            <w:noProof/>
            <w:webHidden/>
          </w:rPr>
        </w:r>
        <w:r w:rsidR="001A035D">
          <w:rPr>
            <w:noProof/>
            <w:webHidden/>
          </w:rPr>
          <w:fldChar w:fldCharType="separate"/>
        </w:r>
        <w:r w:rsidR="00351539">
          <w:rPr>
            <w:noProof/>
            <w:webHidden/>
          </w:rPr>
          <w:t>2</w:t>
        </w:r>
        <w:r w:rsidR="001A035D">
          <w:rPr>
            <w:noProof/>
            <w:webHidden/>
          </w:rPr>
          <w:fldChar w:fldCharType="end"/>
        </w:r>
      </w:hyperlink>
    </w:p>
    <w:p w:rsidR="001A035D" w:rsidRDefault="001A035D">
      <w:pPr>
        <w:pStyle w:val="TOC2"/>
        <w:tabs>
          <w:tab w:val="left" w:pos="880"/>
          <w:tab w:val="right" w:leader="dot" w:pos="8778"/>
        </w:tabs>
        <w:rPr>
          <w:rFonts w:asciiTheme="minorHAnsi" w:eastAsiaTheme="minorEastAsia" w:hAnsiTheme="minorHAnsi" w:cstheme="minorBidi"/>
          <w:noProof/>
          <w:lang w:eastAsia="ja-JP"/>
        </w:rPr>
      </w:pPr>
      <w:hyperlink w:anchor="_Toc342830319" w:history="1">
        <w:r w:rsidRPr="00D01C7B">
          <w:rPr>
            <w:rStyle w:val="Hyperlink"/>
            <w:noProof/>
          </w:rPr>
          <w:t>1.1.</w:t>
        </w:r>
        <w:r>
          <w:rPr>
            <w:rFonts w:asciiTheme="minorHAnsi" w:eastAsiaTheme="minorEastAsia" w:hAnsiTheme="minorHAnsi" w:cstheme="minorBidi"/>
            <w:noProof/>
            <w:lang w:eastAsia="ja-JP"/>
          </w:rPr>
          <w:tab/>
        </w:r>
        <w:r w:rsidRPr="00D01C7B">
          <w:rPr>
            <w:rStyle w:val="Hyperlink"/>
            <w:noProof/>
          </w:rPr>
          <w:t>E-Com</w:t>
        </w:r>
        <w:r w:rsidRPr="00D01C7B">
          <w:rPr>
            <w:rStyle w:val="Hyperlink"/>
            <w:noProof/>
          </w:rPr>
          <w:t>m</w:t>
        </w:r>
        <w:r w:rsidRPr="00D01C7B">
          <w:rPr>
            <w:rStyle w:val="Hyperlink"/>
            <w:noProof/>
          </w:rPr>
          <w:t>erce in Vietnam</w:t>
        </w:r>
        <w:r>
          <w:rPr>
            <w:noProof/>
            <w:webHidden/>
          </w:rPr>
          <w:tab/>
        </w:r>
        <w:r>
          <w:rPr>
            <w:noProof/>
            <w:webHidden/>
          </w:rPr>
          <w:fldChar w:fldCharType="begin"/>
        </w:r>
        <w:r>
          <w:rPr>
            <w:noProof/>
            <w:webHidden/>
          </w:rPr>
          <w:instrText xml:space="preserve"> PAGEREF _Toc342830319 \h </w:instrText>
        </w:r>
        <w:r>
          <w:rPr>
            <w:noProof/>
            <w:webHidden/>
          </w:rPr>
        </w:r>
        <w:r>
          <w:rPr>
            <w:noProof/>
            <w:webHidden/>
          </w:rPr>
          <w:fldChar w:fldCharType="separate"/>
        </w:r>
        <w:r w:rsidR="00351539">
          <w:rPr>
            <w:noProof/>
            <w:webHidden/>
          </w:rPr>
          <w:t>2</w:t>
        </w:r>
        <w:r>
          <w:rPr>
            <w:noProof/>
            <w:webHidden/>
          </w:rPr>
          <w:fldChar w:fldCharType="end"/>
        </w:r>
      </w:hyperlink>
    </w:p>
    <w:p w:rsidR="001A035D" w:rsidRDefault="001A035D">
      <w:pPr>
        <w:pStyle w:val="TOC2"/>
        <w:tabs>
          <w:tab w:val="left" w:pos="880"/>
          <w:tab w:val="right" w:leader="dot" w:pos="8778"/>
        </w:tabs>
        <w:rPr>
          <w:rFonts w:asciiTheme="minorHAnsi" w:eastAsiaTheme="minorEastAsia" w:hAnsiTheme="minorHAnsi" w:cstheme="minorBidi"/>
          <w:noProof/>
          <w:lang w:eastAsia="ja-JP"/>
        </w:rPr>
      </w:pPr>
      <w:hyperlink w:anchor="_Toc342830320" w:history="1">
        <w:r w:rsidRPr="00D01C7B">
          <w:rPr>
            <w:rStyle w:val="Hyperlink"/>
            <w:noProof/>
          </w:rPr>
          <w:t>1.2.</w:t>
        </w:r>
        <w:r>
          <w:rPr>
            <w:rFonts w:asciiTheme="minorHAnsi" w:eastAsiaTheme="minorEastAsia" w:hAnsiTheme="minorHAnsi" w:cstheme="minorBidi"/>
            <w:noProof/>
            <w:lang w:eastAsia="ja-JP"/>
          </w:rPr>
          <w:tab/>
        </w:r>
        <w:r w:rsidRPr="00D01C7B">
          <w:rPr>
            <w:rStyle w:val="Hyperlink"/>
            <w:noProof/>
          </w:rPr>
          <w:t>Home Delivery Services</w:t>
        </w:r>
        <w:r>
          <w:rPr>
            <w:noProof/>
            <w:webHidden/>
          </w:rPr>
          <w:tab/>
        </w:r>
        <w:r>
          <w:rPr>
            <w:noProof/>
            <w:webHidden/>
          </w:rPr>
          <w:fldChar w:fldCharType="begin"/>
        </w:r>
        <w:r>
          <w:rPr>
            <w:noProof/>
            <w:webHidden/>
          </w:rPr>
          <w:instrText xml:space="preserve"> PAGEREF _Toc342830320 \h </w:instrText>
        </w:r>
        <w:r>
          <w:rPr>
            <w:noProof/>
            <w:webHidden/>
          </w:rPr>
        </w:r>
        <w:r>
          <w:rPr>
            <w:noProof/>
            <w:webHidden/>
          </w:rPr>
          <w:fldChar w:fldCharType="separate"/>
        </w:r>
        <w:r w:rsidR="00351539">
          <w:rPr>
            <w:noProof/>
            <w:webHidden/>
          </w:rPr>
          <w:t>2</w:t>
        </w:r>
        <w:r>
          <w:rPr>
            <w:noProof/>
            <w:webHidden/>
          </w:rPr>
          <w:fldChar w:fldCharType="end"/>
        </w:r>
      </w:hyperlink>
    </w:p>
    <w:p w:rsidR="001A035D" w:rsidRDefault="001A035D">
      <w:pPr>
        <w:pStyle w:val="TOC2"/>
        <w:tabs>
          <w:tab w:val="left" w:pos="880"/>
          <w:tab w:val="right" w:leader="dot" w:pos="8778"/>
        </w:tabs>
        <w:rPr>
          <w:rFonts w:asciiTheme="minorHAnsi" w:eastAsiaTheme="minorEastAsia" w:hAnsiTheme="minorHAnsi" w:cstheme="minorBidi"/>
          <w:noProof/>
          <w:lang w:eastAsia="ja-JP"/>
        </w:rPr>
      </w:pPr>
      <w:hyperlink w:anchor="_Toc342830321" w:history="1">
        <w:r w:rsidRPr="00D01C7B">
          <w:rPr>
            <w:rStyle w:val="Hyperlink"/>
            <w:noProof/>
          </w:rPr>
          <w:t>1.3.</w:t>
        </w:r>
        <w:r>
          <w:rPr>
            <w:rFonts w:asciiTheme="minorHAnsi" w:eastAsiaTheme="minorEastAsia" w:hAnsiTheme="minorHAnsi" w:cstheme="minorBidi"/>
            <w:noProof/>
            <w:lang w:eastAsia="ja-JP"/>
          </w:rPr>
          <w:tab/>
        </w:r>
        <w:r w:rsidRPr="00D01C7B">
          <w:rPr>
            <w:rStyle w:val="Hyperlink"/>
            <w:noProof/>
          </w:rPr>
          <w:t>The need for a Home Delivery Management System</w:t>
        </w:r>
        <w:r>
          <w:rPr>
            <w:noProof/>
            <w:webHidden/>
          </w:rPr>
          <w:tab/>
        </w:r>
        <w:r>
          <w:rPr>
            <w:noProof/>
            <w:webHidden/>
          </w:rPr>
          <w:fldChar w:fldCharType="begin"/>
        </w:r>
        <w:r>
          <w:rPr>
            <w:noProof/>
            <w:webHidden/>
          </w:rPr>
          <w:instrText xml:space="preserve"> PAGEREF _Toc342830321 \h </w:instrText>
        </w:r>
        <w:r>
          <w:rPr>
            <w:noProof/>
            <w:webHidden/>
          </w:rPr>
        </w:r>
        <w:r>
          <w:rPr>
            <w:noProof/>
            <w:webHidden/>
          </w:rPr>
          <w:fldChar w:fldCharType="separate"/>
        </w:r>
        <w:r w:rsidR="00351539">
          <w:rPr>
            <w:noProof/>
            <w:webHidden/>
          </w:rPr>
          <w:t>2</w:t>
        </w:r>
        <w:r>
          <w:rPr>
            <w:noProof/>
            <w:webHidden/>
          </w:rPr>
          <w:fldChar w:fldCharType="end"/>
        </w:r>
      </w:hyperlink>
    </w:p>
    <w:p w:rsidR="001A035D" w:rsidRDefault="001A035D">
      <w:pPr>
        <w:pStyle w:val="TOC1"/>
        <w:tabs>
          <w:tab w:val="left" w:pos="440"/>
          <w:tab w:val="right" w:leader="dot" w:pos="8778"/>
        </w:tabs>
        <w:rPr>
          <w:rFonts w:asciiTheme="minorHAnsi" w:eastAsiaTheme="minorEastAsia" w:hAnsiTheme="minorHAnsi" w:cstheme="minorBidi"/>
          <w:noProof/>
          <w:lang w:eastAsia="ja-JP"/>
        </w:rPr>
      </w:pPr>
      <w:hyperlink w:anchor="_Toc342830322" w:history="1">
        <w:r w:rsidRPr="00D01C7B">
          <w:rPr>
            <w:rStyle w:val="Hyperlink"/>
            <w:noProof/>
          </w:rPr>
          <w:t>2.</w:t>
        </w:r>
        <w:r>
          <w:rPr>
            <w:rFonts w:asciiTheme="minorHAnsi" w:eastAsiaTheme="minorEastAsia" w:hAnsiTheme="minorHAnsi" w:cstheme="minorBidi"/>
            <w:noProof/>
            <w:lang w:eastAsia="ja-JP"/>
          </w:rPr>
          <w:tab/>
        </w:r>
        <w:r w:rsidRPr="00D01C7B">
          <w:rPr>
            <w:rStyle w:val="Hyperlink"/>
            <w:noProof/>
          </w:rPr>
          <w:t>Summary of the project</w:t>
        </w:r>
        <w:r>
          <w:rPr>
            <w:noProof/>
            <w:webHidden/>
          </w:rPr>
          <w:tab/>
        </w:r>
        <w:r>
          <w:rPr>
            <w:noProof/>
            <w:webHidden/>
          </w:rPr>
          <w:fldChar w:fldCharType="begin"/>
        </w:r>
        <w:r>
          <w:rPr>
            <w:noProof/>
            <w:webHidden/>
          </w:rPr>
          <w:instrText xml:space="preserve"> PAGEREF _Toc342830322 \h </w:instrText>
        </w:r>
        <w:r>
          <w:rPr>
            <w:noProof/>
            <w:webHidden/>
          </w:rPr>
        </w:r>
        <w:r>
          <w:rPr>
            <w:noProof/>
            <w:webHidden/>
          </w:rPr>
          <w:fldChar w:fldCharType="separate"/>
        </w:r>
        <w:r w:rsidR="00351539">
          <w:rPr>
            <w:noProof/>
            <w:webHidden/>
          </w:rPr>
          <w:t>3</w:t>
        </w:r>
        <w:r>
          <w:rPr>
            <w:noProof/>
            <w:webHidden/>
          </w:rPr>
          <w:fldChar w:fldCharType="end"/>
        </w:r>
      </w:hyperlink>
    </w:p>
    <w:p w:rsidR="001A035D" w:rsidRDefault="001A035D">
      <w:pPr>
        <w:pStyle w:val="TOC2"/>
        <w:tabs>
          <w:tab w:val="left" w:pos="880"/>
          <w:tab w:val="right" w:leader="dot" w:pos="8778"/>
        </w:tabs>
        <w:rPr>
          <w:rFonts w:asciiTheme="minorHAnsi" w:eastAsiaTheme="minorEastAsia" w:hAnsiTheme="minorHAnsi" w:cstheme="minorBidi"/>
          <w:noProof/>
          <w:lang w:eastAsia="ja-JP"/>
        </w:rPr>
      </w:pPr>
      <w:hyperlink w:anchor="_Toc342830324" w:history="1">
        <w:r w:rsidRPr="00D01C7B">
          <w:rPr>
            <w:rStyle w:val="Hyperlink"/>
            <w:noProof/>
          </w:rPr>
          <w:t>2.1.</w:t>
        </w:r>
        <w:r>
          <w:rPr>
            <w:rFonts w:asciiTheme="minorHAnsi" w:eastAsiaTheme="minorEastAsia" w:hAnsiTheme="minorHAnsi" w:cstheme="minorBidi"/>
            <w:noProof/>
            <w:lang w:eastAsia="ja-JP"/>
          </w:rPr>
          <w:tab/>
        </w:r>
        <w:r w:rsidRPr="00D01C7B">
          <w:rPr>
            <w:rStyle w:val="Hyperlink"/>
            <w:noProof/>
          </w:rPr>
          <w:t>Introduction</w:t>
        </w:r>
        <w:r>
          <w:rPr>
            <w:noProof/>
            <w:webHidden/>
          </w:rPr>
          <w:tab/>
        </w:r>
        <w:r>
          <w:rPr>
            <w:noProof/>
            <w:webHidden/>
          </w:rPr>
          <w:fldChar w:fldCharType="begin"/>
        </w:r>
        <w:r>
          <w:rPr>
            <w:noProof/>
            <w:webHidden/>
          </w:rPr>
          <w:instrText xml:space="preserve"> PAGEREF _Toc342830324 \h </w:instrText>
        </w:r>
        <w:r>
          <w:rPr>
            <w:noProof/>
            <w:webHidden/>
          </w:rPr>
        </w:r>
        <w:r>
          <w:rPr>
            <w:noProof/>
            <w:webHidden/>
          </w:rPr>
          <w:fldChar w:fldCharType="separate"/>
        </w:r>
        <w:r w:rsidR="00351539">
          <w:rPr>
            <w:noProof/>
            <w:webHidden/>
          </w:rPr>
          <w:t>3</w:t>
        </w:r>
        <w:r>
          <w:rPr>
            <w:noProof/>
            <w:webHidden/>
          </w:rPr>
          <w:fldChar w:fldCharType="end"/>
        </w:r>
      </w:hyperlink>
    </w:p>
    <w:p w:rsidR="001A035D" w:rsidRDefault="001A035D">
      <w:pPr>
        <w:pStyle w:val="TOC3"/>
        <w:tabs>
          <w:tab w:val="left" w:pos="1320"/>
          <w:tab w:val="right" w:leader="dot" w:pos="8778"/>
        </w:tabs>
        <w:rPr>
          <w:rFonts w:asciiTheme="minorHAnsi" w:eastAsiaTheme="minorEastAsia" w:hAnsiTheme="minorHAnsi" w:cstheme="minorBidi"/>
          <w:noProof/>
          <w:lang w:eastAsia="ja-JP"/>
        </w:rPr>
      </w:pPr>
      <w:hyperlink w:anchor="_Toc342830325" w:history="1">
        <w:r w:rsidRPr="00D01C7B">
          <w:rPr>
            <w:rStyle w:val="Hyperlink"/>
            <w:i/>
            <w:noProof/>
          </w:rPr>
          <w:t>2.1.1.</w:t>
        </w:r>
        <w:r>
          <w:rPr>
            <w:rFonts w:asciiTheme="minorHAnsi" w:eastAsiaTheme="minorEastAsia" w:hAnsiTheme="minorHAnsi" w:cstheme="minorBidi"/>
            <w:noProof/>
            <w:lang w:eastAsia="ja-JP"/>
          </w:rPr>
          <w:tab/>
        </w:r>
        <w:r w:rsidRPr="00D01C7B">
          <w:rPr>
            <w:rStyle w:val="Hyperlink"/>
            <w:noProof/>
          </w:rPr>
          <w:t>Project organization</w:t>
        </w:r>
        <w:r>
          <w:rPr>
            <w:noProof/>
            <w:webHidden/>
          </w:rPr>
          <w:tab/>
        </w:r>
        <w:r>
          <w:rPr>
            <w:noProof/>
            <w:webHidden/>
          </w:rPr>
          <w:fldChar w:fldCharType="begin"/>
        </w:r>
        <w:r>
          <w:rPr>
            <w:noProof/>
            <w:webHidden/>
          </w:rPr>
          <w:instrText xml:space="preserve"> PAGEREF _Toc342830325 \h </w:instrText>
        </w:r>
        <w:r>
          <w:rPr>
            <w:noProof/>
            <w:webHidden/>
          </w:rPr>
        </w:r>
        <w:r>
          <w:rPr>
            <w:noProof/>
            <w:webHidden/>
          </w:rPr>
          <w:fldChar w:fldCharType="separate"/>
        </w:r>
        <w:r w:rsidR="00351539">
          <w:rPr>
            <w:noProof/>
            <w:webHidden/>
          </w:rPr>
          <w:t>3</w:t>
        </w:r>
        <w:r>
          <w:rPr>
            <w:noProof/>
            <w:webHidden/>
          </w:rPr>
          <w:fldChar w:fldCharType="end"/>
        </w:r>
      </w:hyperlink>
    </w:p>
    <w:p w:rsidR="001A035D" w:rsidRDefault="001A035D">
      <w:pPr>
        <w:pStyle w:val="TOC3"/>
        <w:tabs>
          <w:tab w:val="left" w:pos="1320"/>
          <w:tab w:val="right" w:leader="dot" w:pos="8778"/>
        </w:tabs>
        <w:rPr>
          <w:rFonts w:asciiTheme="minorHAnsi" w:eastAsiaTheme="minorEastAsia" w:hAnsiTheme="minorHAnsi" w:cstheme="minorBidi"/>
          <w:noProof/>
          <w:lang w:eastAsia="ja-JP"/>
        </w:rPr>
      </w:pPr>
      <w:hyperlink w:anchor="_Toc342830326" w:history="1">
        <w:r w:rsidRPr="00D01C7B">
          <w:rPr>
            <w:rStyle w:val="Hyperlink"/>
            <w:i/>
            <w:noProof/>
          </w:rPr>
          <w:t>2.1.2.</w:t>
        </w:r>
        <w:r>
          <w:rPr>
            <w:rFonts w:asciiTheme="minorHAnsi" w:eastAsiaTheme="minorEastAsia" w:hAnsiTheme="minorHAnsi" w:cstheme="minorBidi"/>
            <w:noProof/>
            <w:lang w:eastAsia="ja-JP"/>
          </w:rPr>
          <w:tab/>
        </w:r>
        <w:r w:rsidRPr="00D01C7B">
          <w:rPr>
            <w:rStyle w:val="Hyperlink"/>
            <w:noProof/>
          </w:rPr>
          <w:t>Overview</w:t>
        </w:r>
        <w:r>
          <w:rPr>
            <w:noProof/>
            <w:webHidden/>
          </w:rPr>
          <w:tab/>
        </w:r>
        <w:r>
          <w:rPr>
            <w:noProof/>
            <w:webHidden/>
          </w:rPr>
          <w:fldChar w:fldCharType="begin"/>
        </w:r>
        <w:r>
          <w:rPr>
            <w:noProof/>
            <w:webHidden/>
          </w:rPr>
          <w:instrText xml:space="preserve"> PAGEREF _Toc342830326 \h </w:instrText>
        </w:r>
        <w:r>
          <w:rPr>
            <w:noProof/>
            <w:webHidden/>
          </w:rPr>
        </w:r>
        <w:r>
          <w:rPr>
            <w:noProof/>
            <w:webHidden/>
          </w:rPr>
          <w:fldChar w:fldCharType="separate"/>
        </w:r>
        <w:r w:rsidR="00351539">
          <w:rPr>
            <w:noProof/>
            <w:webHidden/>
          </w:rPr>
          <w:t>3</w:t>
        </w:r>
        <w:r>
          <w:rPr>
            <w:noProof/>
            <w:webHidden/>
          </w:rPr>
          <w:fldChar w:fldCharType="end"/>
        </w:r>
      </w:hyperlink>
    </w:p>
    <w:p w:rsidR="001A035D" w:rsidRDefault="001A035D">
      <w:pPr>
        <w:pStyle w:val="TOC3"/>
        <w:tabs>
          <w:tab w:val="left" w:pos="1320"/>
          <w:tab w:val="right" w:leader="dot" w:pos="8778"/>
        </w:tabs>
        <w:rPr>
          <w:rFonts w:asciiTheme="minorHAnsi" w:eastAsiaTheme="minorEastAsia" w:hAnsiTheme="minorHAnsi" w:cstheme="minorBidi"/>
          <w:noProof/>
          <w:lang w:eastAsia="ja-JP"/>
        </w:rPr>
      </w:pPr>
      <w:hyperlink w:anchor="_Toc342830327" w:history="1">
        <w:r w:rsidRPr="00D01C7B">
          <w:rPr>
            <w:rStyle w:val="Hyperlink"/>
            <w:i/>
            <w:noProof/>
          </w:rPr>
          <w:t>2.1.3.</w:t>
        </w:r>
        <w:r>
          <w:rPr>
            <w:rFonts w:asciiTheme="minorHAnsi" w:eastAsiaTheme="minorEastAsia" w:hAnsiTheme="minorHAnsi" w:cstheme="minorBidi"/>
            <w:noProof/>
            <w:lang w:eastAsia="ja-JP"/>
          </w:rPr>
          <w:tab/>
        </w:r>
        <w:r w:rsidRPr="00D01C7B">
          <w:rPr>
            <w:rStyle w:val="Hyperlink"/>
            <w:noProof/>
          </w:rPr>
          <w:t>Existing Methods</w:t>
        </w:r>
        <w:r>
          <w:rPr>
            <w:noProof/>
            <w:webHidden/>
          </w:rPr>
          <w:tab/>
        </w:r>
        <w:r>
          <w:rPr>
            <w:noProof/>
            <w:webHidden/>
          </w:rPr>
          <w:fldChar w:fldCharType="begin"/>
        </w:r>
        <w:r>
          <w:rPr>
            <w:noProof/>
            <w:webHidden/>
          </w:rPr>
          <w:instrText xml:space="preserve"> PAGEREF _Toc342830327 \h </w:instrText>
        </w:r>
        <w:r>
          <w:rPr>
            <w:noProof/>
            <w:webHidden/>
          </w:rPr>
        </w:r>
        <w:r>
          <w:rPr>
            <w:noProof/>
            <w:webHidden/>
          </w:rPr>
          <w:fldChar w:fldCharType="separate"/>
        </w:r>
        <w:r w:rsidR="00351539">
          <w:rPr>
            <w:noProof/>
            <w:webHidden/>
          </w:rPr>
          <w:t>3</w:t>
        </w:r>
        <w:r>
          <w:rPr>
            <w:noProof/>
            <w:webHidden/>
          </w:rPr>
          <w:fldChar w:fldCharType="end"/>
        </w:r>
      </w:hyperlink>
    </w:p>
    <w:p w:rsidR="001A035D" w:rsidRDefault="001A035D">
      <w:pPr>
        <w:pStyle w:val="TOC3"/>
        <w:tabs>
          <w:tab w:val="left" w:pos="1320"/>
          <w:tab w:val="right" w:leader="dot" w:pos="8778"/>
        </w:tabs>
        <w:rPr>
          <w:rFonts w:asciiTheme="minorHAnsi" w:eastAsiaTheme="minorEastAsia" w:hAnsiTheme="minorHAnsi" w:cstheme="minorBidi"/>
          <w:noProof/>
          <w:lang w:eastAsia="ja-JP"/>
        </w:rPr>
      </w:pPr>
      <w:hyperlink w:anchor="_Toc342830328" w:history="1">
        <w:r w:rsidRPr="00D01C7B">
          <w:rPr>
            <w:rStyle w:val="Hyperlink"/>
            <w:i/>
            <w:noProof/>
          </w:rPr>
          <w:t>2.1.4.</w:t>
        </w:r>
        <w:r>
          <w:rPr>
            <w:rFonts w:asciiTheme="minorHAnsi" w:eastAsiaTheme="minorEastAsia" w:hAnsiTheme="minorHAnsi" w:cstheme="minorBidi"/>
            <w:noProof/>
            <w:lang w:eastAsia="ja-JP"/>
          </w:rPr>
          <w:tab/>
        </w:r>
        <w:r w:rsidRPr="00D01C7B">
          <w:rPr>
            <w:rStyle w:val="Hyperlink"/>
            <w:noProof/>
          </w:rPr>
          <w:t>Limitation of the existing system</w:t>
        </w:r>
        <w:r>
          <w:rPr>
            <w:noProof/>
            <w:webHidden/>
          </w:rPr>
          <w:tab/>
        </w:r>
        <w:r>
          <w:rPr>
            <w:noProof/>
            <w:webHidden/>
          </w:rPr>
          <w:fldChar w:fldCharType="begin"/>
        </w:r>
        <w:r>
          <w:rPr>
            <w:noProof/>
            <w:webHidden/>
          </w:rPr>
          <w:instrText xml:space="preserve"> PAGEREF _Toc342830328 \h </w:instrText>
        </w:r>
        <w:r>
          <w:rPr>
            <w:noProof/>
            <w:webHidden/>
          </w:rPr>
        </w:r>
        <w:r>
          <w:rPr>
            <w:noProof/>
            <w:webHidden/>
          </w:rPr>
          <w:fldChar w:fldCharType="separate"/>
        </w:r>
        <w:r w:rsidR="00351539">
          <w:rPr>
            <w:noProof/>
            <w:webHidden/>
          </w:rPr>
          <w:t>3</w:t>
        </w:r>
        <w:r>
          <w:rPr>
            <w:noProof/>
            <w:webHidden/>
          </w:rPr>
          <w:fldChar w:fldCharType="end"/>
        </w:r>
      </w:hyperlink>
    </w:p>
    <w:p w:rsidR="001A035D" w:rsidRDefault="001A035D">
      <w:pPr>
        <w:pStyle w:val="TOC3"/>
        <w:tabs>
          <w:tab w:val="left" w:pos="1320"/>
          <w:tab w:val="right" w:leader="dot" w:pos="8778"/>
        </w:tabs>
        <w:rPr>
          <w:rFonts w:asciiTheme="minorHAnsi" w:eastAsiaTheme="minorEastAsia" w:hAnsiTheme="minorHAnsi" w:cstheme="minorBidi"/>
          <w:noProof/>
          <w:lang w:eastAsia="ja-JP"/>
        </w:rPr>
      </w:pPr>
      <w:hyperlink w:anchor="_Toc342830329" w:history="1">
        <w:r w:rsidRPr="00D01C7B">
          <w:rPr>
            <w:rStyle w:val="Hyperlink"/>
            <w:i/>
            <w:noProof/>
          </w:rPr>
          <w:t>2.1.5.</w:t>
        </w:r>
        <w:r>
          <w:rPr>
            <w:rFonts w:asciiTheme="minorHAnsi" w:eastAsiaTheme="minorEastAsia" w:hAnsiTheme="minorHAnsi" w:cstheme="minorBidi"/>
            <w:noProof/>
            <w:lang w:eastAsia="ja-JP"/>
          </w:rPr>
          <w:tab/>
        </w:r>
        <w:r w:rsidRPr="00D01C7B">
          <w:rPr>
            <w:rStyle w:val="Hyperlink"/>
            <w:noProof/>
          </w:rPr>
          <w:t>Benefits of expected system</w:t>
        </w:r>
        <w:r>
          <w:rPr>
            <w:noProof/>
            <w:webHidden/>
          </w:rPr>
          <w:tab/>
        </w:r>
        <w:r>
          <w:rPr>
            <w:noProof/>
            <w:webHidden/>
          </w:rPr>
          <w:fldChar w:fldCharType="begin"/>
        </w:r>
        <w:r>
          <w:rPr>
            <w:noProof/>
            <w:webHidden/>
          </w:rPr>
          <w:instrText xml:space="preserve"> PAGEREF _Toc342830329 \h </w:instrText>
        </w:r>
        <w:r>
          <w:rPr>
            <w:noProof/>
            <w:webHidden/>
          </w:rPr>
        </w:r>
        <w:r>
          <w:rPr>
            <w:noProof/>
            <w:webHidden/>
          </w:rPr>
          <w:fldChar w:fldCharType="separate"/>
        </w:r>
        <w:r w:rsidR="00351539">
          <w:rPr>
            <w:noProof/>
            <w:webHidden/>
          </w:rPr>
          <w:t>3</w:t>
        </w:r>
        <w:r>
          <w:rPr>
            <w:noProof/>
            <w:webHidden/>
          </w:rPr>
          <w:fldChar w:fldCharType="end"/>
        </w:r>
      </w:hyperlink>
    </w:p>
    <w:p w:rsidR="001A035D" w:rsidRDefault="001A035D">
      <w:pPr>
        <w:pStyle w:val="TOC2"/>
        <w:tabs>
          <w:tab w:val="left" w:pos="880"/>
          <w:tab w:val="right" w:leader="dot" w:pos="8778"/>
        </w:tabs>
        <w:rPr>
          <w:rFonts w:asciiTheme="minorHAnsi" w:eastAsiaTheme="minorEastAsia" w:hAnsiTheme="minorHAnsi" w:cstheme="minorBidi"/>
          <w:noProof/>
          <w:lang w:eastAsia="ja-JP"/>
        </w:rPr>
      </w:pPr>
      <w:hyperlink w:anchor="_Toc342830330" w:history="1">
        <w:r w:rsidRPr="00D01C7B">
          <w:rPr>
            <w:rStyle w:val="Hyperlink"/>
            <w:noProof/>
          </w:rPr>
          <w:t>2.2.</w:t>
        </w:r>
        <w:r>
          <w:rPr>
            <w:rFonts w:asciiTheme="minorHAnsi" w:eastAsiaTheme="minorEastAsia" w:hAnsiTheme="minorHAnsi" w:cstheme="minorBidi"/>
            <w:noProof/>
            <w:lang w:eastAsia="ja-JP"/>
          </w:rPr>
          <w:tab/>
        </w:r>
        <w:r w:rsidRPr="00D01C7B">
          <w:rPr>
            <w:rStyle w:val="Hyperlink"/>
            <w:noProof/>
          </w:rPr>
          <w:t>Software Project Management Plan</w:t>
        </w:r>
        <w:r>
          <w:rPr>
            <w:noProof/>
            <w:webHidden/>
          </w:rPr>
          <w:tab/>
        </w:r>
        <w:r>
          <w:rPr>
            <w:noProof/>
            <w:webHidden/>
          </w:rPr>
          <w:fldChar w:fldCharType="begin"/>
        </w:r>
        <w:r>
          <w:rPr>
            <w:noProof/>
            <w:webHidden/>
          </w:rPr>
          <w:instrText xml:space="preserve"> PAGEREF _Toc342830330 \h </w:instrText>
        </w:r>
        <w:r>
          <w:rPr>
            <w:noProof/>
            <w:webHidden/>
          </w:rPr>
        </w:r>
        <w:r>
          <w:rPr>
            <w:noProof/>
            <w:webHidden/>
          </w:rPr>
          <w:fldChar w:fldCharType="separate"/>
        </w:r>
        <w:r w:rsidR="00351539">
          <w:rPr>
            <w:noProof/>
            <w:webHidden/>
          </w:rPr>
          <w:t>4</w:t>
        </w:r>
        <w:r>
          <w:rPr>
            <w:noProof/>
            <w:webHidden/>
          </w:rPr>
          <w:fldChar w:fldCharType="end"/>
        </w:r>
      </w:hyperlink>
    </w:p>
    <w:p w:rsidR="001A035D" w:rsidRDefault="001A035D">
      <w:pPr>
        <w:pStyle w:val="TOC3"/>
        <w:tabs>
          <w:tab w:val="left" w:pos="1320"/>
          <w:tab w:val="right" w:leader="dot" w:pos="8778"/>
        </w:tabs>
        <w:rPr>
          <w:rFonts w:asciiTheme="minorHAnsi" w:eastAsiaTheme="minorEastAsia" w:hAnsiTheme="minorHAnsi" w:cstheme="minorBidi"/>
          <w:noProof/>
          <w:lang w:eastAsia="ja-JP"/>
        </w:rPr>
      </w:pPr>
      <w:hyperlink w:anchor="_Toc342830331" w:history="1">
        <w:r w:rsidRPr="00D01C7B">
          <w:rPr>
            <w:rStyle w:val="Hyperlink"/>
            <w:i/>
            <w:noProof/>
          </w:rPr>
          <w:t>2.2.1.</w:t>
        </w:r>
        <w:r>
          <w:rPr>
            <w:rFonts w:asciiTheme="minorHAnsi" w:eastAsiaTheme="minorEastAsia" w:hAnsiTheme="minorHAnsi" w:cstheme="minorBidi"/>
            <w:noProof/>
            <w:lang w:eastAsia="ja-JP"/>
          </w:rPr>
          <w:tab/>
        </w:r>
        <w:r w:rsidRPr="00D01C7B">
          <w:rPr>
            <w:rStyle w:val="Hyperlink"/>
            <w:noProof/>
          </w:rPr>
          <w:t>Problem Definition</w:t>
        </w:r>
        <w:r>
          <w:rPr>
            <w:noProof/>
            <w:webHidden/>
          </w:rPr>
          <w:tab/>
        </w:r>
        <w:r>
          <w:rPr>
            <w:noProof/>
            <w:webHidden/>
          </w:rPr>
          <w:fldChar w:fldCharType="begin"/>
        </w:r>
        <w:r>
          <w:rPr>
            <w:noProof/>
            <w:webHidden/>
          </w:rPr>
          <w:instrText xml:space="preserve"> PAGEREF _Toc342830331 \h </w:instrText>
        </w:r>
        <w:r>
          <w:rPr>
            <w:noProof/>
            <w:webHidden/>
          </w:rPr>
        </w:r>
        <w:r>
          <w:rPr>
            <w:noProof/>
            <w:webHidden/>
          </w:rPr>
          <w:fldChar w:fldCharType="separate"/>
        </w:r>
        <w:r w:rsidR="00351539">
          <w:rPr>
            <w:noProof/>
            <w:webHidden/>
          </w:rPr>
          <w:t>4</w:t>
        </w:r>
        <w:r>
          <w:rPr>
            <w:noProof/>
            <w:webHidden/>
          </w:rPr>
          <w:fldChar w:fldCharType="end"/>
        </w:r>
      </w:hyperlink>
    </w:p>
    <w:p w:rsidR="001A035D" w:rsidRDefault="001A035D">
      <w:pPr>
        <w:pStyle w:val="TOC3"/>
        <w:tabs>
          <w:tab w:val="left" w:pos="1320"/>
          <w:tab w:val="right" w:leader="dot" w:pos="8778"/>
        </w:tabs>
        <w:rPr>
          <w:rFonts w:asciiTheme="minorHAnsi" w:eastAsiaTheme="minorEastAsia" w:hAnsiTheme="minorHAnsi" w:cstheme="minorBidi"/>
          <w:noProof/>
          <w:lang w:eastAsia="ja-JP"/>
        </w:rPr>
      </w:pPr>
      <w:hyperlink w:anchor="_Toc342830334" w:history="1">
        <w:r w:rsidRPr="00D01C7B">
          <w:rPr>
            <w:rStyle w:val="Hyperlink"/>
            <w:i/>
            <w:noProof/>
          </w:rPr>
          <w:t>2.2.2.</w:t>
        </w:r>
        <w:r>
          <w:rPr>
            <w:rFonts w:asciiTheme="minorHAnsi" w:eastAsiaTheme="minorEastAsia" w:hAnsiTheme="minorHAnsi" w:cstheme="minorBidi"/>
            <w:noProof/>
            <w:lang w:eastAsia="ja-JP"/>
          </w:rPr>
          <w:tab/>
        </w:r>
        <w:r w:rsidRPr="00D01C7B">
          <w:rPr>
            <w:rStyle w:val="Hyperlink"/>
            <w:noProof/>
          </w:rPr>
          <w:t>Project organization</w:t>
        </w:r>
        <w:r>
          <w:rPr>
            <w:noProof/>
            <w:webHidden/>
          </w:rPr>
          <w:tab/>
        </w:r>
        <w:r>
          <w:rPr>
            <w:noProof/>
            <w:webHidden/>
          </w:rPr>
          <w:fldChar w:fldCharType="begin"/>
        </w:r>
        <w:r>
          <w:rPr>
            <w:noProof/>
            <w:webHidden/>
          </w:rPr>
          <w:instrText xml:space="preserve"> PAGEREF _Toc342830334 \h </w:instrText>
        </w:r>
        <w:r>
          <w:rPr>
            <w:noProof/>
            <w:webHidden/>
          </w:rPr>
        </w:r>
        <w:r>
          <w:rPr>
            <w:noProof/>
            <w:webHidden/>
          </w:rPr>
          <w:fldChar w:fldCharType="separate"/>
        </w:r>
        <w:r w:rsidR="00351539">
          <w:rPr>
            <w:noProof/>
            <w:webHidden/>
          </w:rPr>
          <w:t>5</w:t>
        </w:r>
        <w:r>
          <w:rPr>
            <w:noProof/>
            <w:webHidden/>
          </w:rPr>
          <w:fldChar w:fldCharType="end"/>
        </w:r>
      </w:hyperlink>
    </w:p>
    <w:p w:rsidR="001A035D" w:rsidRDefault="001A035D">
      <w:pPr>
        <w:pStyle w:val="TOC2"/>
        <w:tabs>
          <w:tab w:val="left" w:pos="880"/>
          <w:tab w:val="right" w:leader="dot" w:pos="8778"/>
        </w:tabs>
        <w:rPr>
          <w:rFonts w:asciiTheme="minorHAnsi" w:eastAsiaTheme="minorEastAsia" w:hAnsiTheme="minorHAnsi" w:cstheme="minorBidi"/>
          <w:noProof/>
          <w:lang w:eastAsia="ja-JP"/>
        </w:rPr>
      </w:pPr>
      <w:hyperlink w:anchor="_Toc342830335" w:history="1">
        <w:r w:rsidRPr="00D01C7B">
          <w:rPr>
            <w:rStyle w:val="Hyperlink"/>
            <w:noProof/>
          </w:rPr>
          <w:t>2.3.</w:t>
        </w:r>
        <w:r>
          <w:rPr>
            <w:rFonts w:asciiTheme="minorHAnsi" w:eastAsiaTheme="minorEastAsia" w:hAnsiTheme="minorHAnsi" w:cstheme="minorBidi"/>
            <w:noProof/>
            <w:lang w:eastAsia="ja-JP"/>
          </w:rPr>
          <w:tab/>
        </w:r>
        <w:r w:rsidRPr="00D01C7B">
          <w:rPr>
            <w:rStyle w:val="Hyperlink"/>
            <w:noProof/>
          </w:rPr>
          <w:t>Software Requirement Specification</w:t>
        </w:r>
        <w:r>
          <w:rPr>
            <w:noProof/>
            <w:webHidden/>
          </w:rPr>
          <w:tab/>
        </w:r>
        <w:r>
          <w:rPr>
            <w:noProof/>
            <w:webHidden/>
          </w:rPr>
          <w:fldChar w:fldCharType="begin"/>
        </w:r>
        <w:r>
          <w:rPr>
            <w:noProof/>
            <w:webHidden/>
          </w:rPr>
          <w:instrText xml:space="preserve"> PAGEREF _Toc342830335 \h </w:instrText>
        </w:r>
        <w:r>
          <w:rPr>
            <w:noProof/>
            <w:webHidden/>
          </w:rPr>
        </w:r>
        <w:r>
          <w:rPr>
            <w:noProof/>
            <w:webHidden/>
          </w:rPr>
          <w:fldChar w:fldCharType="separate"/>
        </w:r>
        <w:r w:rsidR="00351539">
          <w:rPr>
            <w:noProof/>
            <w:webHidden/>
          </w:rPr>
          <w:t>8</w:t>
        </w:r>
        <w:r>
          <w:rPr>
            <w:noProof/>
            <w:webHidden/>
          </w:rPr>
          <w:fldChar w:fldCharType="end"/>
        </w:r>
      </w:hyperlink>
    </w:p>
    <w:p w:rsidR="001A035D" w:rsidRDefault="001A035D">
      <w:pPr>
        <w:pStyle w:val="TOC3"/>
        <w:tabs>
          <w:tab w:val="left" w:pos="1320"/>
          <w:tab w:val="right" w:leader="dot" w:pos="8778"/>
        </w:tabs>
        <w:rPr>
          <w:rFonts w:asciiTheme="minorHAnsi" w:eastAsiaTheme="minorEastAsia" w:hAnsiTheme="minorHAnsi" w:cstheme="minorBidi"/>
          <w:noProof/>
          <w:lang w:eastAsia="ja-JP"/>
        </w:rPr>
      </w:pPr>
      <w:hyperlink w:anchor="_Toc342830336" w:history="1">
        <w:r w:rsidRPr="00D01C7B">
          <w:rPr>
            <w:rStyle w:val="Hyperlink"/>
            <w:i/>
            <w:noProof/>
          </w:rPr>
          <w:t>2.3.1.</w:t>
        </w:r>
        <w:r>
          <w:rPr>
            <w:rFonts w:asciiTheme="minorHAnsi" w:eastAsiaTheme="minorEastAsia" w:hAnsiTheme="minorHAnsi" w:cstheme="minorBidi"/>
            <w:noProof/>
            <w:lang w:eastAsia="ja-JP"/>
          </w:rPr>
          <w:tab/>
        </w:r>
        <w:r w:rsidRPr="00D01C7B">
          <w:rPr>
            <w:rStyle w:val="Hyperlink"/>
            <w:noProof/>
          </w:rPr>
          <w:t>User Requirement Specification</w:t>
        </w:r>
        <w:r>
          <w:rPr>
            <w:noProof/>
            <w:webHidden/>
          </w:rPr>
          <w:tab/>
        </w:r>
        <w:r>
          <w:rPr>
            <w:noProof/>
            <w:webHidden/>
          </w:rPr>
          <w:fldChar w:fldCharType="begin"/>
        </w:r>
        <w:r>
          <w:rPr>
            <w:noProof/>
            <w:webHidden/>
          </w:rPr>
          <w:instrText xml:space="preserve"> PAGEREF _Toc342830336 \h </w:instrText>
        </w:r>
        <w:r>
          <w:rPr>
            <w:noProof/>
            <w:webHidden/>
          </w:rPr>
        </w:r>
        <w:r>
          <w:rPr>
            <w:noProof/>
            <w:webHidden/>
          </w:rPr>
          <w:fldChar w:fldCharType="separate"/>
        </w:r>
        <w:r w:rsidR="00351539">
          <w:rPr>
            <w:noProof/>
            <w:webHidden/>
          </w:rPr>
          <w:t>8</w:t>
        </w:r>
        <w:r>
          <w:rPr>
            <w:noProof/>
            <w:webHidden/>
          </w:rPr>
          <w:fldChar w:fldCharType="end"/>
        </w:r>
      </w:hyperlink>
    </w:p>
    <w:p w:rsidR="001A035D" w:rsidRDefault="001A035D">
      <w:pPr>
        <w:pStyle w:val="TOC3"/>
        <w:tabs>
          <w:tab w:val="left" w:pos="1320"/>
          <w:tab w:val="right" w:leader="dot" w:pos="8778"/>
        </w:tabs>
        <w:rPr>
          <w:rFonts w:asciiTheme="minorHAnsi" w:eastAsiaTheme="minorEastAsia" w:hAnsiTheme="minorHAnsi" w:cstheme="minorBidi"/>
          <w:noProof/>
          <w:lang w:eastAsia="ja-JP"/>
        </w:rPr>
      </w:pPr>
      <w:hyperlink w:anchor="_Toc342830337" w:history="1">
        <w:r w:rsidRPr="00D01C7B">
          <w:rPr>
            <w:rStyle w:val="Hyperlink"/>
            <w:i/>
            <w:noProof/>
          </w:rPr>
          <w:t>2.3.2.</w:t>
        </w:r>
        <w:r>
          <w:rPr>
            <w:rFonts w:asciiTheme="minorHAnsi" w:eastAsiaTheme="minorEastAsia" w:hAnsiTheme="minorHAnsi" w:cstheme="minorBidi"/>
            <w:noProof/>
            <w:lang w:eastAsia="ja-JP"/>
          </w:rPr>
          <w:tab/>
        </w:r>
        <w:r w:rsidRPr="00D01C7B">
          <w:rPr>
            <w:rStyle w:val="Hyperlink"/>
            <w:noProof/>
          </w:rPr>
          <w:t>System Requirement Specification</w:t>
        </w:r>
        <w:r>
          <w:rPr>
            <w:noProof/>
            <w:webHidden/>
          </w:rPr>
          <w:tab/>
        </w:r>
        <w:r>
          <w:rPr>
            <w:noProof/>
            <w:webHidden/>
          </w:rPr>
          <w:fldChar w:fldCharType="begin"/>
        </w:r>
        <w:r>
          <w:rPr>
            <w:noProof/>
            <w:webHidden/>
          </w:rPr>
          <w:instrText xml:space="preserve"> PAGEREF _Toc342830337 \h </w:instrText>
        </w:r>
        <w:r>
          <w:rPr>
            <w:noProof/>
            <w:webHidden/>
          </w:rPr>
        </w:r>
        <w:r>
          <w:rPr>
            <w:noProof/>
            <w:webHidden/>
          </w:rPr>
          <w:fldChar w:fldCharType="separate"/>
        </w:r>
        <w:r w:rsidR="00351539">
          <w:rPr>
            <w:noProof/>
            <w:webHidden/>
          </w:rPr>
          <w:t>9</w:t>
        </w:r>
        <w:r>
          <w:rPr>
            <w:noProof/>
            <w:webHidden/>
          </w:rPr>
          <w:fldChar w:fldCharType="end"/>
        </w:r>
      </w:hyperlink>
    </w:p>
    <w:p w:rsidR="001A035D" w:rsidRDefault="001A035D">
      <w:pPr>
        <w:pStyle w:val="TOC2"/>
        <w:tabs>
          <w:tab w:val="left" w:pos="880"/>
          <w:tab w:val="right" w:leader="dot" w:pos="8778"/>
        </w:tabs>
        <w:rPr>
          <w:rFonts w:asciiTheme="minorHAnsi" w:eastAsiaTheme="minorEastAsia" w:hAnsiTheme="minorHAnsi" w:cstheme="minorBidi"/>
          <w:noProof/>
          <w:lang w:eastAsia="ja-JP"/>
        </w:rPr>
      </w:pPr>
      <w:hyperlink w:anchor="_Toc342830338" w:history="1">
        <w:r w:rsidRPr="00D01C7B">
          <w:rPr>
            <w:rStyle w:val="Hyperlink"/>
            <w:noProof/>
          </w:rPr>
          <w:t>2.4.</w:t>
        </w:r>
        <w:r>
          <w:rPr>
            <w:rFonts w:asciiTheme="minorHAnsi" w:eastAsiaTheme="minorEastAsia" w:hAnsiTheme="minorHAnsi" w:cstheme="minorBidi"/>
            <w:noProof/>
            <w:lang w:eastAsia="ja-JP"/>
          </w:rPr>
          <w:tab/>
        </w:r>
        <w:r w:rsidRPr="00D01C7B">
          <w:rPr>
            <w:rStyle w:val="Hyperlink"/>
            <w:noProof/>
          </w:rPr>
          <w:t>Software Design Description</w:t>
        </w:r>
        <w:r>
          <w:rPr>
            <w:noProof/>
            <w:webHidden/>
          </w:rPr>
          <w:tab/>
        </w:r>
        <w:r>
          <w:rPr>
            <w:noProof/>
            <w:webHidden/>
          </w:rPr>
          <w:fldChar w:fldCharType="begin"/>
        </w:r>
        <w:r>
          <w:rPr>
            <w:noProof/>
            <w:webHidden/>
          </w:rPr>
          <w:instrText xml:space="preserve"> PAGEREF _Toc342830338 \h </w:instrText>
        </w:r>
        <w:r>
          <w:rPr>
            <w:noProof/>
            <w:webHidden/>
          </w:rPr>
        </w:r>
        <w:r>
          <w:rPr>
            <w:noProof/>
            <w:webHidden/>
          </w:rPr>
          <w:fldChar w:fldCharType="separate"/>
        </w:r>
        <w:r w:rsidR="00351539">
          <w:rPr>
            <w:noProof/>
            <w:webHidden/>
          </w:rPr>
          <w:t>11</w:t>
        </w:r>
        <w:r>
          <w:rPr>
            <w:noProof/>
            <w:webHidden/>
          </w:rPr>
          <w:fldChar w:fldCharType="end"/>
        </w:r>
      </w:hyperlink>
    </w:p>
    <w:p w:rsidR="001A035D" w:rsidRDefault="001A035D">
      <w:pPr>
        <w:pStyle w:val="TOC3"/>
        <w:tabs>
          <w:tab w:val="left" w:pos="1320"/>
          <w:tab w:val="right" w:leader="dot" w:pos="8778"/>
        </w:tabs>
        <w:rPr>
          <w:rFonts w:asciiTheme="minorHAnsi" w:eastAsiaTheme="minorEastAsia" w:hAnsiTheme="minorHAnsi" w:cstheme="minorBidi"/>
          <w:noProof/>
          <w:lang w:eastAsia="ja-JP"/>
        </w:rPr>
      </w:pPr>
      <w:hyperlink w:anchor="_Toc342830339" w:history="1">
        <w:r w:rsidRPr="00D01C7B">
          <w:rPr>
            <w:rStyle w:val="Hyperlink"/>
            <w:i/>
            <w:noProof/>
          </w:rPr>
          <w:t>2.4.1.</w:t>
        </w:r>
        <w:r>
          <w:rPr>
            <w:rFonts w:asciiTheme="minorHAnsi" w:eastAsiaTheme="minorEastAsia" w:hAnsiTheme="minorHAnsi" w:cstheme="minorBidi"/>
            <w:noProof/>
            <w:lang w:eastAsia="ja-JP"/>
          </w:rPr>
          <w:tab/>
        </w:r>
        <w:r w:rsidRPr="00D01C7B">
          <w:rPr>
            <w:rStyle w:val="Hyperlink"/>
            <w:noProof/>
          </w:rPr>
          <w:t>System Overview</w:t>
        </w:r>
        <w:r>
          <w:rPr>
            <w:noProof/>
            <w:webHidden/>
          </w:rPr>
          <w:tab/>
        </w:r>
        <w:r>
          <w:rPr>
            <w:noProof/>
            <w:webHidden/>
          </w:rPr>
          <w:fldChar w:fldCharType="begin"/>
        </w:r>
        <w:r>
          <w:rPr>
            <w:noProof/>
            <w:webHidden/>
          </w:rPr>
          <w:instrText xml:space="preserve"> PAGEREF _Toc342830339 \h </w:instrText>
        </w:r>
        <w:r>
          <w:rPr>
            <w:noProof/>
            <w:webHidden/>
          </w:rPr>
        </w:r>
        <w:r>
          <w:rPr>
            <w:noProof/>
            <w:webHidden/>
          </w:rPr>
          <w:fldChar w:fldCharType="separate"/>
        </w:r>
        <w:r w:rsidR="00351539">
          <w:rPr>
            <w:noProof/>
            <w:webHidden/>
          </w:rPr>
          <w:t>11</w:t>
        </w:r>
        <w:r>
          <w:rPr>
            <w:noProof/>
            <w:webHidden/>
          </w:rPr>
          <w:fldChar w:fldCharType="end"/>
        </w:r>
      </w:hyperlink>
    </w:p>
    <w:p w:rsidR="001A035D" w:rsidRDefault="001A035D">
      <w:pPr>
        <w:pStyle w:val="TOC3"/>
        <w:tabs>
          <w:tab w:val="left" w:pos="1320"/>
          <w:tab w:val="right" w:leader="dot" w:pos="8778"/>
        </w:tabs>
        <w:rPr>
          <w:rFonts w:asciiTheme="minorHAnsi" w:eastAsiaTheme="minorEastAsia" w:hAnsiTheme="minorHAnsi" w:cstheme="minorBidi"/>
          <w:noProof/>
          <w:lang w:eastAsia="ja-JP"/>
        </w:rPr>
      </w:pPr>
      <w:hyperlink w:anchor="_Toc342830340" w:history="1">
        <w:r w:rsidRPr="00D01C7B">
          <w:rPr>
            <w:rStyle w:val="Hyperlink"/>
            <w:i/>
            <w:noProof/>
          </w:rPr>
          <w:t>2.4.2.</w:t>
        </w:r>
        <w:r>
          <w:rPr>
            <w:rFonts w:asciiTheme="minorHAnsi" w:eastAsiaTheme="minorEastAsia" w:hAnsiTheme="minorHAnsi" w:cstheme="minorBidi"/>
            <w:noProof/>
            <w:lang w:eastAsia="ja-JP"/>
          </w:rPr>
          <w:tab/>
        </w:r>
        <w:r w:rsidRPr="00D01C7B">
          <w:rPr>
            <w:rStyle w:val="Hyperlink"/>
            <w:noProof/>
          </w:rPr>
          <w:t>System Architectural Design</w:t>
        </w:r>
        <w:r>
          <w:rPr>
            <w:noProof/>
            <w:webHidden/>
          </w:rPr>
          <w:tab/>
        </w:r>
        <w:r>
          <w:rPr>
            <w:noProof/>
            <w:webHidden/>
          </w:rPr>
          <w:fldChar w:fldCharType="begin"/>
        </w:r>
        <w:r>
          <w:rPr>
            <w:noProof/>
            <w:webHidden/>
          </w:rPr>
          <w:instrText xml:space="preserve"> PAGEREF _Toc342830340 \h </w:instrText>
        </w:r>
        <w:r>
          <w:rPr>
            <w:noProof/>
            <w:webHidden/>
          </w:rPr>
        </w:r>
        <w:r>
          <w:rPr>
            <w:noProof/>
            <w:webHidden/>
          </w:rPr>
          <w:fldChar w:fldCharType="separate"/>
        </w:r>
        <w:r w:rsidR="00351539">
          <w:rPr>
            <w:noProof/>
            <w:webHidden/>
          </w:rPr>
          <w:t>11</w:t>
        </w:r>
        <w:r>
          <w:rPr>
            <w:noProof/>
            <w:webHidden/>
          </w:rPr>
          <w:fldChar w:fldCharType="end"/>
        </w:r>
      </w:hyperlink>
    </w:p>
    <w:p w:rsidR="001A035D" w:rsidRDefault="001A035D">
      <w:pPr>
        <w:pStyle w:val="TOC3"/>
        <w:tabs>
          <w:tab w:val="left" w:pos="1320"/>
          <w:tab w:val="right" w:leader="dot" w:pos="8778"/>
        </w:tabs>
        <w:rPr>
          <w:rFonts w:asciiTheme="minorHAnsi" w:eastAsiaTheme="minorEastAsia" w:hAnsiTheme="minorHAnsi" w:cstheme="minorBidi"/>
          <w:noProof/>
          <w:lang w:eastAsia="ja-JP"/>
        </w:rPr>
      </w:pPr>
      <w:hyperlink w:anchor="_Toc342830341" w:history="1">
        <w:r w:rsidRPr="00D01C7B">
          <w:rPr>
            <w:rStyle w:val="Hyperlink"/>
            <w:i/>
            <w:noProof/>
          </w:rPr>
          <w:t>2.4.3.</w:t>
        </w:r>
        <w:r>
          <w:rPr>
            <w:rFonts w:asciiTheme="minorHAnsi" w:eastAsiaTheme="minorEastAsia" w:hAnsiTheme="minorHAnsi" w:cstheme="minorBidi"/>
            <w:noProof/>
            <w:lang w:eastAsia="ja-JP"/>
          </w:rPr>
          <w:tab/>
        </w:r>
        <w:r w:rsidRPr="00D01C7B">
          <w:rPr>
            <w:rStyle w:val="Hyperlink"/>
            <w:noProof/>
          </w:rPr>
          <w:t>Package Diagram</w:t>
        </w:r>
        <w:r>
          <w:rPr>
            <w:noProof/>
            <w:webHidden/>
          </w:rPr>
          <w:tab/>
        </w:r>
        <w:r>
          <w:rPr>
            <w:noProof/>
            <w:webHidden/>
          </w:rPr>
          <w:fldChar w:fldCharType="begin"/>
        </w:r>
        <w:r>
          <w:rPr>
            <w:noProof/>
            <w:webHidden/>
          </w:rPr>
          <w:instrText xml:space="preserve"> PAGEREF _Toc342830341 \h </w:instrText>
        </w:r>
        <w:r>
          <w:rPr>
            <w:noProof/>
            <w:webHidden/>
          </w:rPr>
        </w:r>
        <w:r>
          <w:rPr>
            <w:noProof/>
            <w:webHidden/>
          </w:rPr>
          <w:fldChar w:fldCharType="separate"/>
        </w:r>
        <w:r w:rsidR="00351539">
          <w:rPr>
            <w:noProof/>
            <w:webHidden/>
          </w:rPr>
          <w:t>12</w:t>
        </w:r>
        <w:r>
          <w:rPr>
            <w:noProof/>
            <w:webHidden/>
          </w:rPr>
          <w:fldChar w:fldCharType="end"/>
        </w:r>
      </w:hyperlink>
    </w:p>
    <w:p w:rsidR="001A035D" w:rsidRDefault="001A035D">
      <w:pPr>
        <w:pStyle w:val="TOC3"/>
        <w:tabs>
          <w:tab w:val="left" w:pos="1320"/>
          <w:tab w:val="right" w:leader="dot" w:pos="8778"/>
        </w:tabs>
        <w:rPr>
          <w:rFonts w:asciiTheme="minorHAnsi" w:eastAsiaTheme="minorEastAsia" w:hAnsiTheme="minorHAnsi" w:cstheme="minorBidi"/>
          <w:noProof/>
          <w:lang w:eastAsia="ja-JP"/>
        </w:rPr>
      </w:pPr>
      <w:hyperlink w:anchor="_Toc342830342" w:history="1">
        <w:r w:rsidRPr="00D01C7B">
          <w:rPr>
            <w:rStyle w:val="Hyperlink"/>
            <w:i/>
            <w:noProof/>
          </w:rPr>
          <w:t>2.4.4.</w:t>
        </w:r>
        <w:r>
          <w:rPr>
            <w:rFonts w:asciiTheme="minorHAnsi" w:eastAsiaTheme="minorEastAsia" w:hAnsiTheme="minorHAnsi" w:cstheme="minorBidi"/>
            <w:noProof/>
            <w:lang w:eastAsia="ja-JP"/>
          </w:rPr>
          <w:tab/>
        </w:r>
        <w:r w:rsidRPr="00D01C7B">
          <w:rPr>
            <w:rStyle w:val="Hyperlink"/>
            <w:noProof/>
          </w:rPr>
          <w:t>State Diagrams</w:t>
        </w:r>
        <w:r>
          <w:rPr>
            <w:noProof/>
            <w:webHidden/>
          </w:rPr>
          <w:tab/>
        </w:r>
        <w:r>
          <w:rPr>
            <w:noProof/>
            <w:webHidden/>
          </w:rPr>
          <w:fldChar w:fldCharType="begin"/>
        </w:r>
        <w:r>
          <w:rPr>
            <w:noProof/>
            <w:webHidden/>
          </w:rPr>
          <w:instrText xml:space="preserve"> PAGEREF _Toc342830342 \h </w:instrText>
        </w:r>
        <w:r>
          <w:rPr>
            <w:noProof/>
            <w:webHidden/>
          </w:rPr>
        </w:r>
        <w:r>
          <w:rPr>
            <w:noProof/>
            <w:webHidden/>
          </w:rPr>
          <w:fldChar w:fldCharType="separate"/>
        </w:r>
        <w:r w:rsidR="00351539">
          <w:rPr>
            <w:noProof/>
            <w:webHidden/>
          </w:rPr>
          <w:t>15</w:t>
        </w:r>
        <w:r>
          <w:rPr>
            <w:noProof/>
            <w:webHidden/>
          </w:rPr>
          <w:fldChar w:fldCharType="end"/>
        </w:r>
      </w:hyperlink>
    </w:p>
    <w:p w:rsidR="001A035D" w:rsidRDefault="001A035D">
      <w:pPr>
        <w:pStyle w:val="TOC3"/>
        <w:tabs>
          <w:tab w:val="left" w:pos="1320"/>
          <w:tab w:val="right" w:leader="dot" w:pos="8778"/>
        </w:tabs>
        <w:rPr>
          <w:rFonts w:asciiTheme="minorHAnsi" w:eastAsiaTheme="minorEastAsia" w:hAnsiTheme="minorHAnsi" w:cstheme="minorBidi"/>
          <w:noProof/>
          <w:lang w:eastAsia="ja-JP"/>
        </w:rPr>
      </w:pPr>
      <w:hyperlink w:anchor="_Toc342830343" w:history="1">
        <w:r w:rsidRPr="00D01C7B">
          <w:rPr>
            <w:rStyle w:val="Hyperlink"/>
            <w:i/>
            <w:noProof/>
          </w:rPr>
          <w:t>2.4.5.</w:t>
        </w:r>
        <w:r>
          <w:rPr>
            <w:rFonts w:asciiTheme="minorHAnsi" w:eastAsiaTheme="minorEastAsia" w:hAnsiTheme="minorHAnsi" w:cstheme="minorBidi"/>
            <w:noProof/>
            <w:lang w:eastAsia="ja-JP"/>
          </w:rPr>
          <w:tab/>
        </w:r>
        <w:r w:rsidRPr="00D01C7B">
          <w:rPr>
            <w:rStyle w:val="Hyperlink"/>
            <w:noProof/>
          </w:rPr>
          <w:t>Algorithms</w:t>
        </w:r>
        <w:r>
          <w:rPr>
            <w:noProof/>
            <w:webHidden/>
          </w:rPr>
          <w:tab/>
        </w:r>
        <w:r>
          <w:rPr>
            <w:noProof/>
            <w:webHidden/>
          </w:rPr>
          <w:fldChar w:fldCharType="begin"/>
        </w:r>
        <w:r>
          <w:rPr>
            <w:noProof/>
            <w:webHidden/>
          </w:rPr>
          <w:instrText xml:space="preserve"> PAGEREF _Toc342830343 \h </w:instrText>
        </w:r>
        <w:r>
          <w:rPr>
            <w:noProof/>
            <w:webHidden/>
          </w:rPr>
        </w:r>
        <w:r>
          <w:rPr>
            <w:noProof/>
            <w:webHidden/>
          </w:rPr>
          <w:fldChar w:fldCharType="separate"/>
        </w:r>
        <w:r w:rsidR="00351539">
          <w:rPr>
            <w:noProof/>
            <w:webHidden/>
          </w:rPr>
          <w:t>17</w:t>
        </w:r>
        <w:r>
          <w:rPr>
            <w:noProof/>
            <w:webHidden/>
          </w:rPr>
          <w:fldChar w:fldCharType="end"/>
        </w:r>
      </w:hyperlink>
    </w:p>
    <w:p w:rsidR="00D04C18" w:rsidRPr="001D67CA" w:rsidRDefault="00A93F5F">
      <w:pPr>
        <w:rPr>
          <w:b/>
          <w:bCs/>
          <w:noProof/>
          <w:sz w:val="24"/>
        </w:rPr>
      </w:pPr>
      <w:r w:rsidRPr="001D67CA">
        <w:rPr>
          <w:b/>
          <w:bCs/>
          <w:noProof/>
          <w:sz w:val="24"/>
        </w:rPr>
        <w:fldChar w:fldCharType="end"/>
      </w:r>
    </w:p>
    <w:p w:rsidR="00D04C18" w:rsidRPr="001D67CA" w:rsidRDefault="00D04C18">
      <w:pPr>
        <w:spacing w:after="0" w:line="240" w:lineRule="auto"/>
        <w:rPr>
          <w:b/>
          <w:bCs/>
          <w:noProof/>
          <w:sz w:val="24"/>
        </w:rPr>
      </w:pPr>
      <w:r w:rsidRPr="001D67CA">
        <w:rPr>
          <w:b/>
          <w:bCs/>
          <w:noProof/>
          <w:sz w:val="24"/>
        </w:rPr>
        <w:br w:type="page"/>
      </w:r>
    </w:p>
    <w:p w:rsidR="000C63E0" w:rsidRDefault="000C63E0" w:rsidP="00C96F8D">
      <w:pPr>
        <w:pStyle w:val="Heading1"/>
      </w:pPr>
      <w:bookmarkStart w:id="2" w:name="_Toc342830318"/>
      <w:r>
        <w:lastRenderedPageBreak/>
        <w:t>The real world problem</w:t>
      </w:r>
      <w:bookmarkEnd w:id="2"/>
    </w:p>
    <w:p w:rsidR="00D86965" w:rsidRDefault="000C63E0" w:rsidP="001A035D">
      <w:pPr>
        <w:pStyle w:val="Heading11"/>
        <w:tabs>
          <w:tab w:val="clear" w:pos="567"/>
        </w:tabs>
        <w:ind w:left="450" w:hanging="432"/>
      </w:pPr>
      <w:bookmarkStart w:id="3" w:name="_Toc342830319"/>
      <w:r>
        <w:t>E-Commerce in Vietnam</w:t>
      </w:r>
      <w:bookmarkEnd w:id="3"/>
    </w:p>
    <w:p w:rsidR="00D50D64" w:rsidRDefault="001B04BA" w:rsidP="00C96F8D">
      <w:pPr>
        <w:shd w:val="clear" w:color="auto" w:fill="FFFFFF"/>
        <w:spacing w:before="225" w:after="225" w:line="360" w:lineRule="atLeast"/>
        <w:textAlignment w:val="baseline"/>
        <w:rPr>
          <w:rFonts w:asciiTheme="minorHAnsi" w:eastAsia="Times New Roman" w:hAnsiTheme="minorHAnsi" w:cstheme="minorHAnsi"/>
          <w:color w:val="333333"/>
          <w:lang w:eastAsia="ja-JP"/>
        </w:rPr>
      </w:pPr>
      <w:r>
        <w:rPr>
          <w:rFonts w:asciiTheme="minorHAnsi" w:eastAsia="Times New Roman" w:hAnsiTheme="minorHAnsi" w:cstheme="minorHAnsi"/>
          <w:color w:val="333333"/>
          <w:lang w:eastAsia="ja-JP"/>
        </w:rPr>
        <w:t xml:space="preserve">Vietnam has 30 million internet users and e-commerce is blooming here. With the trend of </w:t>
      </w:r>
      <w:proofErr w:type="spellStart"/>
      <w:r>
        <w:rPr>
          <w:rFonts w:asciiTheme="minorHAnsi" w:eastAsia="Times New Roman" w:hAnsiTheme="minorHAnsi" w:cstheme="minorHAnsi"/>
          <w:color w:val="333333"/>
          <w:lang w:eastAsia="ja-JP"/>
        </w:rPr>
        <w:t>groupon</w:t>
      </w:r>
      <w:proofErr w:type="spellEnd"/>
      <w:r>
        <w:rPr>
          <w:rFonts w:asciiTheme="minorHAnsi" w:eastAsia="Times New Roman" w:hAnsiTheme="minorHAnsi" w:cstheme="minorHAnsi"/>
          <w:color w:val="333333"/>
          <w:lang w:eastAsia="ja-JP"/>
        </w:rPr>
        <w:t xml:space="preserve"> sites in the last 2 years, people have been familiar with buying stuff online. All the big corporates in the internet industry are trying hard to compete with each other and even with international compan</w:t>
      </w:r>
      <w:r w:rsidR="001A035D">
        <w:rPr>
          <w:rFonts w:asciiTheme="minorHAnsi" w:eastAsia="Times New Roman" w:hAnsiTheme="minorHAnsi" w:cstheme="minorHAnsi"/>
          <w:color w:val="333333"/>
          <w:lang w:eastAsia="ja-JP"/>
        </w:rPr>
        <w:t>ies</w:t>
      </w:r>
      <w:r>
        <w:rPr>
          <w:rFonts w:asciiTheme="minorHAnsi" w:eastAsia="Times New Roman" w:hAnsiTheme="minorHAnsi" w:cstheme="minorHAnsi"/>
          <w:color w:val="333333"/>
          <w:lang w:eastAsia="ja-JP"/>
        </w:rPr>
        <w:t xml:space="preserve"> in this big market. Thousands of e-commerce websites have been launch</w:t>
      </w:r>
      <w:r w:rsidR="001A035D">
        <w:rPr>
          <w:rFonts w:asciiTheme="minorHAnsi" w:eastAsia="Times New Roman" w:hAnsiTheme="minorHAnsi" w:cstheme="minorHAnsi"/>
          <w:color w:val="333333"/>
          <w:lang w:eastAsia="ja-JP"/>
        </w:rPr>
        <w:t>ed</w:t>
      </w:r>
      <w:r>
        <w:rPr>
          <w:rFonts w:asciiTheme="minorHAnsi" w:eastAsia="Times New Roman" w:hAnsiTheme="minorHAnsi" w:cstheme="minorHAnsi"/>
          <w:color w:val="333333"/>
          <w:lang w:eastAsia="ja-JP"/>
        </w:rPr>
        <w:t xml:space="preserve"> – from B2C platforms like lazada.vn, 123.vn, </w:t>
      </w:r>
      <w:r w:rsidR="00D50D64">
        <w:rPr>
          <w:rFonts w:asciiTheme="minorHAnsi" w:eastAsia="Times New Roman" w:hAnsiTheme="minorHAnsi" w:cstheme="minorHAnsi"/>
          <w:color w:val="333333"/>
          <w:lang w:eastAsia="ja-JP"/>
        </w:rPr>
        <w:t>tiki</w:t>
      </w:r>
      <w:r>
        <w:rPr>
          <w:rFonts w:asciiTheme="minorHAnsi" w:eastAsia="Times New Roman" w:hAnsiTheme="minorHAnsi" w:cstheme="minorHAnsi"/>
          <w:color w:val="333333"/>
          <w:lang w:eastAsia="ja-JP"/>
        </w:rPr>
        <w:t xml:space="preserve">.vn, </w:t>
      </w:r>
      <w:proofErr w:type="gramStart"/>
      <w:r w:rsidR="00D50D64">
        <w:rPr>
          <w:rFonts w:asciiTheme="minorHAnsi" w:eastAsia="Times New Roman" w:hAnsiTheme="minorHAnsi" w:cstheme="minorHAnsi"/>
          <w:color w:val="333333"/>
          <w:lang w:eastAsia="ja-JP"/>
        </w:rPr>
        <w:t>zalora.vn</w:t>
      </w:r>
      <w:proofErr w:type="gramEnd"/>
      <w:r w:rsidR="00D50D64">
        <w:rPr>
          <w:rFonts w:asciiTheme="minorHAnsi" w:eastAsia="Times New Roman" w:hAnsiTheme="minorHAnsi" w:cstheme="minorHAnsi"/>
          <w:color w:val="333333"/>
          <w:lang w:eastAsia="ja-JP"/>
        </w:rPr>
        <w:t xml:space="preserve"> to C2C platforms like vatgia.com, enbac.vn, 123mua.vn, sendo.vn or even the old school 5giay.vn. Besides, traditional offline shops are using their website as another sales channel since its effectiveness and low cost.</w:t>
      </w:r>
    </w:p>
    <w:p w:rsidR="000C63E0" w:rsidRDefault="000C63E0" w:rsidP="00C96F8D">
      <w:pPr>
        <w:pStyle w:val="Heading11"/>
      </w:pPr>
      <w:bookmarkStart w:id="4" w:name="_Toc342830320"/>
      <w:r>
        <w:t>Home Delivery Services</w:t>
      </w:r>
      <w:bookmarkEnd w:id="4"/>
    </w:p>
    <w:p w:rsidR="00D50D64" w:rsidRDefault="00D50D64" w:rsidP="00C96F8D">
      <w:r>
        <w:t>Using e-commerce, buyers don’t go to the store and get stuff they bought. Their orders are processed and the items will be delivered within a couple of days.</w:t>
      </w:r>
    </w:p>
    <w:p w:rsidR="00D50D64" w:rsidRDefault="00D50D64" w:rsidP="00C96F8D">
      <w:r>
        <w:t>Most of the big sites are maintaining th</w:t>
      </w:r>
      <w:r w:rsidR="00C96F8D">
        <w:t>eir own in-house delivery team while this is a very big problem for small shops.</w:t>
      </w:r>
    </w:p>
    <w:p w:rsidR="00C96F8D" w:rsidRDefault="00C96F8D" w:rsidP="00C96F8D">
      <w:r>
        <w:t>Therefore, a company is built to solve this problem.</w:t>
      </w:r>
    </w:p>
    <w:p w:rsidR="00C96F8D" w:rsidRDefault="00C96F8D" w:rsidP="00C96F8D">
      <w:r>
        <w:rPr>
          <w:noProof/>
          <w:lang w:eastAsia="ja-JP"/>
        </w:rPr>
        <w:drawing>
          <wp:inline distT="0" distB="0" distL="0" distR="0" wp14:anchorId="6BBF6B66" wp14:editId="29881839">
            <wp:extent cx="5572125" cy="1076325"/>
            <wp:effectExtent l="19050" t="19050" r="28575" b="28575"/>
            <wp:docPr id="3" name="Picture 3" descr="D:\Study\FU\Semester 9\Capstone\HDMS\Code\HDMS\HDMS\img\TicTacDelivery-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tudy\FU\Semester 9\Capstone\HDMS\Code\HDMS\HDMS\img\TicTacDelivery-logo.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72125" cy="1076325"/>
                    </a:xfrm>
                    <a:prstGeom prst="rect">
                      <a:avLst/>
                    </a:prstGeom>
                    <a:noFill/>
                    <a:ln>
                      <a:solidFill>
                        <a:schemeClr val="bg1">
                          <a:lumMod val="75000"/>
                        </a:schemeClr>
                      </a:solidFill>
                      <a:prstDash val="sysDash"/>
                    </a:ln>
                  </pic:spPr>
                </pic:pic>
              </a:graphicData>
            </a:graphic>
          </wp:inline>
        </w:drawing>
      </w:r>
    </w:p>
    <w:p w:rsidR="00C96F8D" w:rsidRDefault="00C96F8D" w:rsidP="00C96F8D">
      <w:proofErr w:type="spellStart"/>
      <w:r>
        <w:t>TicTac</w:t>
      </w:r>
      <w:proofErr w:type="spellEnd"/>
      <w:r>
        <w:t xml:space="preserve"> Delivery is a company providing professional delivery services focusing on e-commerce. It helps shops be free from the delivery problem and focus on marketing and selling.</w:t>
      </w:r>
    </w:p>
    <w:p w:rsidR="000C63E0" w:rsidRDefault="000C63E0" w:rsidP="00C96F8D">
      <w:pPr>
        <w:pStyle w:val="Heading11"/>
      </w:pPr>
      <w:bookmarkStart w:id="5" w:name="_Toc342830321"/>
      <w:r>
        <w:t>The need for a Home Delivery Management System</w:t>
      </w:r>
      <w:bookmarkEnd w:id="5"/>
    </w:p>
    <w:p w:rsidR="000C63E0" w:rsidRPr="00C96F8D" w:rsidRDefault="006D418D" w:rsidP="00C96F8D">
      <w:proofErr w:type="spellStart"/>
      <w:r>
        <w:t>TicTac</w:t>
      </w:r>
      <w:proofErr w:type="spellEnd"/>
      <w:r>
        <w:t xml:space="preserve"> aims to be the leader in the industry with thousands of transactions per day. So it needs </w:t>
      </w:r>
      <w:proofErr w:type="gramStart"/>
      <w:r>
        <w:t>a powerful information system that helps speed up the business process and reduce</w:t>
      </w:r>
      <w:proofErr w:type="gramEnd"/>
      <w:r>
        <w:t xml:space="preserve"> labors. Moreover, the system should be able to increase the precision rate in all the tasks and the business data could be transformed into meaningful information quickly and easily.</w:t>
      </w:r>
    </w:p>
    <w:p w:rsidR="000C63E0" w:rsidRDefault="000C63E0">
      <w:pPr>
        <w:spacing w:after="0" w:line="240" w:lineRule="auto"/>
        <w:rPr>
          <w:rFonts w:asciiTheme="majorHAnsi" w:eastAsia="MS Gothic" w:hAnsiTheme="majorHAnsi"/>
          <w:bCs/>
          <w:color w:val="365F91"/>
          <w:sz w:val="48"/>
          <w:szCs w:val="28"/>
        </w:rPr>
      </w:pPr>
      <w:r>
        <w:br w:type="page"/>
      </w:r>
    </w:p>
    <w:p w:rsidR="000C63E0" w:rsidRDefault="000C63E0" w:rsidP="00A15F17">
      <w:pPr>
        <w:pStyle w:val="Heading1"/>
      </w:pPr>
      <w:bookmarkStart w:id="6" w:name="_Toc342830322"/>
      <w:r>
        <w:lastRenderedPageBreak/>
        <w:t xml:space="preserve">Summary of the </w:t>
      </w:r>
      <w:r w:rsidR="001A035D">
        <w:t>project</w:t>
      </w:r>
      <w:bookmarkEnd w:id="6"/>
    </w:p>
    <w:p w:rsidR="006D418D" w:rsidRPr="006D418D" w:rsidRDefault="006D418D" w:rsidP="006D418D">
      <w:pPr>
        <w:pStyle w:val="ListParagraph"/>
        <w:keepNext/>
        <w:keepLines/>
        <w:numPr>
          <w:ilvl w:val="0"/>
          <w:numId w:val="184"/>
        </w:numPr>
        <w:spacing w:before="240" w:after="240"/>
        <w:contextualSpacing w:val="0"/>
        <w:outlineLvl w:val="1"/>
        <w:rPr>
          <w:rFonts w:ascii="Cambria" w:eastAsia="MS Gothic" w:hAnsi="Cambria"/>
          <w:b/>
          <w:bCs/>
          <w:vanish/>
          <w:color w:val="4F81BD"/>
          <w:sz w:val="32"/>
          <w:szCs w:val="26"/>
        </w:rPr>
      </w:pPr>
      <w:bookmarkStart w:id="7" w:name="_Toc342830296"/>
      <w:bookmarkStart w:id="8" w:name="_Toc342830323"/>
      <w:bookmarkEnd w:id="7"/>
      <w:bookmarkEnd w:id="8"/>
    </w:p>
    <w:p w:rsidR="00141155" w:rsidRDefault="00141155" w:rsidP="00A15F17">
      <w:pPr>
        <w:pStyle w:val="Heading11"/>
        <w:tabs>
          <w:tab w:val="clear" w:pos="567"/>
        </w:tabs>
        <w:ind w:left="792" w:hanging="432"/>
      </w:pPr>
      <w:bookmarkStart w:id="9" w:name="_Toc342830324"/>
      <w:r>
        <w:t>Introduction</w:t>
      </w:r>
      <w:bookmarkEnd w:id="9"/>
    </w:p>
    <w:p w:rsidR="00D04C18" w:rsidRPr="00A15F17" w:rsidRDefault="00D04C18" w:rsidP="00A15F17">
      <w:pPr>
        <w:pStyle w:val="Heading111"/>
      </w:pPr>
      <w:bookmarkStart w:id="10" w:name="_Toc342830325"/>
      <w:r w:rsidRPr="00A15F17">
        <w:t xml:space="preserve">Project </w:t>
      </w:r>
      <w:r w:rsidR="007C66F8" w:rsidRPr="00A15F17">
        <w:t>organization</w:t>
      </w:r>
      <w:bookmarkEnd w:id="10"/>
    </w:p>
    <w:p w:rsidR="00D04C18" w:rsidRPr="001D67CA" w:rsidRDefault="00D04C18" w:rsidP="00D04C18">
      <w:pPr>
        <w:tabs>
          <w:tab w:val="left" w:pos="2870"/>
        </w:tabs>
        <w:spacing w:after="0" w:line="360" w:lineRule="auto"/>
        <w:ind w:left="1134"/>
        <w:rPr>
          <w:rFonts w:cs="Calibri"/>
        </w:rPr>
      </w:pPr>
      <w:r w:rsidRPr="001D67CA">
        <w:rPr>
          <w:rFonts w:cs="Calibri"/>
          <w:bCs/>
        </w:rPr>
        <w:t>Project Title:</w:t>
      </w:r>
      <w:r w:rsidRPr="001D67CA">
        <w:rPr>
          <w:rFonts w:cs="Calibri"/>
          <w:b/>
          <w:bCs/>
        </w:rPr>
        <w:t xml:space="preserve"> </w:t>
      </w:r>
      <w:r w:rsidRPr="001D67CA">
        <w:rPr>
          <w:rFonts w:cs="Calibri"/>
          <w:b/>
          <w:bCs/>
        </w:rPr>
        <w:tab/>
      </w:r>
      <w:r w:rsidR="004A2C74" w:rsidRPr="001D67CA">
        <w:rPr>
          <w:rFonts w:cs="Calibri"/>
          <w:b/>
          <w:bCs/>
        </w:rPr>
        <w:tab/>
      </w:r>
      <w:r w:rsidR="004A2C74" w:rsidRPr="001D67CA">
        <w:rPr>
          <w:rFonts w:cs="Calibri"/>
          <w:b/>
          <w:bCs/>
        </w:rPr>
        <w:tab/>
      </w:r>
      <w:r w:rsidR="000768C5">
        <w:rPr>
          <w:rFonts w:cs="Calibri"/>
        </w:rPr>
        <w:t>Home Delivery Management System</w:t>
      </w:r>
    </w:p>
    <w:p w:rsidR="00D04C18" w:rsidRPr="007B0EB7" w:rsidRDefault="00D04C18" w:rsidP="00D04C18">
      <w:pPr>
        <w:tabs>
          <w:tab w:val="left" w:pos="2870"/>
        </w:tabs>
        <w:spacing w:after="0" w:line="360" w:lineRule="auto"/>
        <w:ind w:left="1134"/>
      </w:pPr>
      <w:r w:rsidRPr="001D67CA">
        <w:rPr>
          <w:rFonts w:cs="Calibri"/>
        </w:rPr>
        <w:t>Project Code:</w:t>
      </w:r>
      <w:r w:rsidRPr="001D67CA">
        <w:rPr>
          <w:rFonts w:cs="Calibri"/>
        </w:rPr>
        <w:tab/>
      </w:r>
      <w:r w:rsidR="004A2C74" w:rsidRPr="001D67CA">
        <w:rPr>
          <w:rFonts w:cs="Calibri"/>
        </w:rPr>
        <w:tab/>
      </w:r>
      <w:r w:rsidR="004A2C74" w:rsidRPr="001D67CA">
        <w:rPr>
          <w:rFonts w:cs="Calibri"/>
        </w:rPr>
        <w:tab/>
      </w:r>
      <w:r w:rsidR="000768C5">
        <w:rPr>
          <w:rFonts w:cs="Calibri"/>
        </w:rPr>
        <w:t>HDMS</w:t>
      </w:r>
    </w:p>
    <w:p w:rsidR="00D04C18" w:rsidRPr="001D67CA" w:rsidRDefault="00D04C18" w:rsidP="00D04C18">
      <w:pPr>
        <w:tabs>
          <w:tab w:val="left" w:pos="2870"/>
        </w:tabs>
        <w:spacing w:after="0" w:line="360" w:lineRule="auto"/>
        <w:ind w:left="1134"/>
        <w:rPr>
          <w:rFonts w:cs="Calibri"/>
          <w:b/>
          <w:bCs/>
        </w:rPr>
      </w:pPr>
      <w:r w:rsidRPr="001D67CA">
        <w:rPr>
          <w:rFonts w:cs="Calibri"/>
          <w:bCs/>
        </w:rPr>
        <w:t>Date of Authorization</w:t>
      </w:r>
      <w:r w:rsidRPr="001D67CA">
        <w:rPr>
          <w:rFonts w:cs="Calibri"/>
        </w:rPr>
        <w:t xml:space="preserve">: </w:t>
      </w:r>
      <w:r w:rsidRPr="001D67CA">
        <w:rPr>
          <w:rFonts w:cs="Calibri"/>
        </w:rPr>
        <w:tab/>
      </w:r>
      <w:r w:rsidR="000768C5">
        <w:rPr>
          <w:rFonts w:cs="Calibri"/>
        </w:rPr>
        <w:t>Aug 6</w:t>
      </w:r>
      <w:r w:rsidRPr="001D67CA">
        <w:rPr>
          <w:rFonts w:cs="Calibri"/>
          <w:vertAlign w:val="superscript"/>
        </w:rPr>
        <w:t>th</w:t>
      </w:r>
      <w:r w:rsidRPr="001D67CA">
        <w:rPr>
          <w:rFonts w:cs="Calibri"/>
        </w:rPr>
        <w:t xml:space="preserve">, 2012 </w:t>
      </w:r>
    </w:p>
    <w:p w:rsidR="00D04C18" w:rsidRPr="001D67CA" w:rsidRDefault="00D04C18" w:rsidP="00D04C18">
      <w:pPr>
        <w:tabs>
          <w:tab w:val="left" w:pos="2870"/>
        </w:tabs>
        <w:spacing w:after="0" w:line="360" w:lineRule="auto"/>
        <w:ind w:left="1134"/>
        <w:rPr>
          <w:rFonts w:cs="Calibri"/>
        </w:rPr>
      </w:pPr>
      <w:r w:rsidRPr="001D67CA">
        <w:rPr>
          <w:rFonts w:cs="Calibri"/>
          <w:bCs/>
        </w:rPr>
        <w:t>Project Start Date</w:t>
      </w:r>
      <w:r w:rsidRPr="001D67CA">
        <w:rPr>
          <w:rFonts w:cs="Calibri"/>
        </w:rPr>
        <w:t xml:space="preserve">: </w:t>
      </w:r>
      <w:r w:rsidRPr="001D67CA">
        <w:rPr>
          <w:rFonts w:cs="Calibri"/>
        </w:rPr>
        <w:tab/>
      </w:r>
      <w:r w:rsidR="004A2C74" w:rsidRPr="001D67CA">
        <w:rPr>
          <w:rFonts w:cs="Calibri"/>
        </w:rPr>
        <w:tab/>
      </w:r>
      <w:r w:rsidR="004A2C74" w:rsidRPr="001D67CA">
        <w:rPr>
          <w:rFonts w:cs="Calibri"/>
        </w:rPr>
        <w:tab/>
      </w:r>
      <w:r w:rsidR="000768C5">
        <w:rPr>
          <w:rFonts w:cs="Calibri"/>
        </w:rPr>
        <w:t>Sep</w:t>
      </w:r>
      <w:r w:rsidRPr="001D67CA">
        <w:rPr>
          <w:rFonts w:cs="Calibri"/>
        </w:rPr>
        <w:t xml:space="preserve"> </w:t>
      </w:r>
      <w:r w:rsidR="000768C5">
        <w:rPr>
          <w:rFonts w:cs="Calibri"/>
        </w:rPr>
        <w:t>10</w:t>
      </w:r>
      <w:r w:rsidRPr="001D67CA">
        <w:rPr>
          <w:rFonts w:cs="Calibri"/>
          <w:vertAlign w:val="superscript"/>
        </w:rPr>
        <w:t>th</w:t>
      </w:r>
      <w:r w:rsidRPr="001D67CA">
        <w:rPr>
          <w:rFonts w:cs="Calibri"/>
        </w:rPr>
        <w:t xml:space="preserve">, 2012                       </w:t>
      </w:r>
    </w:p>
    <w:p w:rsidR="001723F2" w:rsidRPr="001D67CA" w:rsidRDefault="00D04C18" w:rsidP="00D04C18">
      <w:pPr>
        <w:ind w:left="1134"/>
        <w:rPr>
          <w:rFonts w:cs="Calibri"/>
        </w:rPr>
      </w:pPr>
      <w:r w:rsidRPr="001D67CA">
        <w:rPr>
          <w:rFonts w:cs="Calibri"/>
          <w:bCs/>
        </w:rPr>
        <w:t>Project Finish Date</w:t>
      </w:r>
      <w:r w:rsidRPr="001D67CA">
        <w:rPr>
          <w:rFonts w:cs="Calibri"/>
        </w:rPr>
        <w:t xml:space="preserve">: </w:t>
      </w:r>
      <w:r w:rsidRPr="001D67CA">
        <w:rPr>
          <w:rFonts w:cs="Calibri"/>
        </w:rPr>
        <w:tab/>
      </w:r>
      <w:r w:rsidR="000768C5">
        <w:rPr>
          <w:rFonts w:cs="Calibri"/>
        </w:rPr>
        <w:t>Dec</w:t>
      </w:r>
      <w:r w:rsidRPr="001D67CA">
        <w:rPr>
          <w:rFonts w:cs="Calibri"/>
        </w:rPr>
        <w:t xml:space="preserve"> </w:t>
      </w:r>
      <w:r w:rsidR="00FF0706" w:rsidRPr="001D67CA">
        <w:rPr>
          <w:rFonts w:cs="Calibri"/>
        </w:rPr>
        <w:t>2</w:t>
      </w:r>
      <w:r w:rsidR="00FF0706">
        <w:rPr>
          <w:rFonts w:cs="Calibri"/>
        </w:rPr>
        <w:t>0</w:t>
      </w:r>
      <w:r w:rsidR="00FF0706" w:rsidRPr="001D67CA">
        <w:rPr>
          <w:rFonts w:cs="Calibri"/>
          <w:vertAlign w:val="superscript"/>
        </w:rPr>
        <w:t>th</w:t>
      </w:r>
      <w:r w:rsidRPr="001D67CA">
        <w:rPr>
          <w:rFonts w:cs="Calibri"/>
        </w:rPr>
        <w:t>, 2012</w:t>
      </w:r>
    </w:p>
    <w:p w:rsidR="00C81325" w:rsidRPr="001D67CA" w:rsidRDefault="00C81325" w:rsidP="00A15F17">
      <w:pPr>
        <w:pStyle w:val="Heading111"/>
      </w:pPr>
      <w:bookmarkStart w:id="11" w:name="_Toc342830326"/>
      <w:r w:rsidRPr="001D67CA">
        <w:t>Overview</w:t>
      </w:r>
      <w:bookmarkEnd w:id="11"/>
    </w:p>
    <w:p w:rsidR="00F35068" w:rsidRPr="001D67CA" w:rsidRDefault="000768C5" w:rsidP="00AE50B2">
      <w:pPr>
        <w:ind w:left="720"/>
      </w:pPr>
      <w:proofErr w:type="spellStart"/>
      <w:r>
        <w:t>TicTac</w:t>
      </w:r>
      <w:proofErr w:type="spellEnd"/>
      <w:r>
        <w:t xml:space="preserve"> </w:t>
      </w:r>
      <w:r w:rsidR="00190FD7">
        <w:t>is a company providing Home Delivery service for online and offline shops. As the business consists of many com</w:t>
      </w:r>
      <w:r w:rsidR="00E63880">
        <w:t>plex processes, a management system is needed for its operation. Therefore, HDMS is built to fulfill this need.</w:t>
      </w:r>
    </w:p>
    <w:p w:rsidR="00C81325" w:rsidRPr="001D67CA" w:rsidRDefault="00E56101" w:rsidP="00A15F17">
      <w:pPr>
        <w:pStyle w:val="Heading111"/>
      </w:pPr>
      <w:bookmarkStart w:id="12" w:name="_Toc342830327"/>
      <w:r>
        <w:t>E</w:t>
      </w:r>
      <w:r w:rsidR="00C81325" w:rsidRPr="001D67CA">
        <w:t xml:space="preserve">xisting </w:t>
      </w:r>
      <w:r w:rsidR="007C66F8">
        <w:t>Methods</w:t>
      </w:r>
      <w:bookmarkEnd w:id="12"/>
    </w:p>
    <w:p w:rsidR="00601075" w:rsidRPr="001D67CA" w:rsidRDefault="00601075" w:rsidP="00AE50B2">
      <w:pPr>
        <w:ind w:left="720"/>
      </w:pPr>
      <w:r w:rsidRPr="001D67CA">
        <w:t xml:space="preserve">Currently, </w:t>
      </w:r>
      <w:proofErr w:type="spellStart"/>
      <w:r w:rsidR="00E63880">
        <w:t>TicTac</w:t>
      </w:r>
      <w:proofErr w:type="spellEnd"/>
      <w:r w:rsidR="00340C20" w:rsidRPr="001D67CA">
        <w:t xml:space="preserve"> doesn’t have</w:t>
      </w:r>
      <w:r w:rsidR="003B227C">
        <w:t xml:space="preserve"> any management</w:t>
      </w:r>
      <w:r w:rsidR="00340C20" w:rsidRPr="001D67CA">
        <w:t xml:space="preserve"> information system</w:t>
      </w:r>
      <w:r w:rsidR="00E63880">
        <w:t xml:space="preserve"> so </w:t>
      </w:r>
      <w:r w:rsidR="00340C20" w:rsidRPr="001D67CA">
        <w:t>all</w:t>
      </w:r>
      <w:r w:rsidR="00E63880">
        <w:t xml:space="preserve"> the management</w:t>
      </w:r>
      <w:r w:rsidR="00340C20" w:rsidRPr="001D67CA">
        <w:t xml:space="preserve"> </w:t>
      </w:r>
      <w:r w:rsidR="00E63880">
        <w:t>tasks</w:t>
      </w:r>
      <w:r w:rsidR="00E63880" w:rsidRPr="001D67CA">
        <w:t xml:space="preserve"> </w:t>
      </w:r>
      <w:r w:rsidR="00340C20" w:rsidRPr="001D67CA">
        <w:t>are</w:t>
      </w:r>
      <w:r w:rsidR="00E63880">
        <w:t xml:space="preserve"> done</w:t>
      </w:r>
      <w:r w:rsidR="00591165">
        <w:t xml:space="preserve"> manually</w:t>
      </w:r>
      <w:r w:rsidR="00340C20" w:rsidRPr="001D67CA">
        <w:t xml:space="preserve"> </w:t>
      </w:r>
      <w:r w:rsidR="00E63880">
        <w:t>by the staff.</w:t>
      </w:r>
    </w:p>
    <w:p w:rsidR="00591165" w:rsidRDefault="007C66F8" w:rsidP="00A15F17">
      <w:pPr>
        <w:pStyle w:val="Heading111"/>
      </w:pPr>
      <w:bookmarkStart w:id="13" w:name="_Toc342830328"/>
      <w:r>
        <w:t>Limitation</w:t>
      </w:r>
      <w:r w:rsidR="00C81325" w:rsidRPr="001D67CA">
        <w:t xml:space="preserve"> of the existing system</w:t>
      </w:r>
      <w:bookmarkEnd w:id="13"/>
    </w:p>
    <w:p w:rsidR="00D96877" w:rsidRPr="001D67CA" w:rsidRDefault="00591165" w:rsidP="002E6E1E">
      <w:pPr>
        <w:ind w:left="720"/>
      </w:pPr>
      <w:r>
        <w:t>Manual work is not efficient in term of speed and cost, especially when it is</w:t>
      </w:r>
      <w:r w:rsidR="00535B1D">
        <w:t xml:space="preserve"> information</w:t>
      </w:r>
      <w:r>
        <w:t xml:space="preserve"> management work. Moreover, the precision of manual work is not guaranteed. </w:t>
      </w:r>
      <w:r w:rsidR="00535B1D">
        <w:t>It also takes a lot of time to gather all the information from other documents to create a regular report.</w:t>
      </w:r>
    </w:p>
    <w:p w:rsidR="00D04C18" w:rsidRPr="001D67CA" w:rsidRDefault="001A11C1" w:rsidP="00A15F17">
      <w:pPr>
        <w:pStyle w:val="Heading111"/>
      </w:pPr>
      <w:bookmarkStart w:id="14" w:name="_Toc342830329"/>
      <w:r w:rsidRPr="001D67CA">
        <w:t>Benefits of expected system</w:t>
      </w:r>
      <w:bookmarkEnd w:id="14"/>
    </w:p>
    <w:p w:rsidR="00AE50B2" w:rsidRPr="001D67CA" w:rsidRDefault="0044525A" w:rsidP="00AE50B2">
      <w:pPr>
        <w:tabs>
          <w:tab w:val="left" w:pos="709"/>
        </w:tabs>
      </w:pPr>
      <w:r w:rsidRPr="001D67CA">
        <w:tab/>
        <w:t>The benefit</w:t>
      </w:r>
      <w:r w:rsidR="00004A69" w:rsidRPr="001D67CA">
        <w:t>s</w:t>
      </w:r>
      <w:r w:rsidRPr="001D67CA">
        <w:t xml:space="preserve"> of</w:t>
      </w:r>
      <w:r w:rsidR="00384668">
        <w:t xml:space="preserve"> the</w:t>
      </w:r>
      <w:r w:rsidRPr="001D67CA">
        <w:t xml:space="preserve"> </w:t>
      </w:r>
      <w:r w:rsidR="00AE50B2" w:rsidRPr="001D67CA">
        <w:t xml:space="preserve">Management </w:t>
      </w:r>
      <w:r w:rsidR="00384668">
        <w:t>I</w:t>
      </w:r>
      <w:r w:rsidR="00384668" w:rsidRPr="001D67CA">
        <w:t xml:space="preserve">nformation </w:t>
      </w:r>
      <w:r w:rsidR="00384668">
        <w:t>S</w:t>
      </w:r>
      <w:r w:rsidR="00AE50B2" w:rsidRPr="001D67CA">
        <w:t>ystem:</w:t>
      </w:r>
    </w:p>
    <w:p w:rsidR="00AE50B2" w:rsidRPr="001D67CA" w:rsidRDefault="00384668" w:rsidP="00AE50B2">
      <w:pPr>
        <w:pStyle w:val="ListParagraph"/>
        <w:numPr>
          <w:ilvl w:val="0"/>
          <w:numId w:val="26"/>
        </w:numPr>
        <w:tabs>
          <w:tab w:val="left" w:pos="1134"/>
        </w:tabs>
      </w:pPr>
      <w:r>
        <w:t>Reduce time and cost of paper work</w:t>
      </w:r>
      <w:r w:rsidR="002E47A0" w:rsidRPr="001D67CA">
        <w:t>.</w:t>
      </w:r>
    </w:p>
    <w:p w:rsidR="00AE50B2" w:rsidRPr="001D67CA" w:rsidRDefault="00384668" w:rsidP="00AE50B2">
      <w:pPr>
        <w:pStyle w:val="ListParagraph"/>
        <w:numPr>
          <w:ilvl w:val="0"/>
          <w:numId w:val="26"/>
        </w:numPr>
        <w:tabs>
          <w:tab w:val="left" w:pos="1134"/>
        </w:tabs>
      </w:pPr>
      <w:r>
        <w:t>Be able to retrieve information quickly and precisely</w:t>
      </w:r>
      <w:r w:rsidR="00AE50B2" w:rsidRPr="001D67CA">
        <w:t>.</w:t>
      </w:r>
    </w:p>
    <w:p w:rsidR="00D07A94" w:rsidRDefault="00384668" w:rsidP="002E6E1E">
      <w:pPr>
        <w:pStyle w:val="ListParagraph"/>
        <w:numPr>
          <w:ilvl w:val="0"/>
          <w:numId w:val="26"/>
        </w:numPr>
        <w:tabs>
          <w:tab w:val="left" w:pos="1134"/>
        </w:tabs>
      </w:pPr>
      <w:r>
        <w:t>Can be accessed from anywhere with an internet connection</w:t>
      </w:r>
      <w:r w:rsidR="00D07A94" w:rsidRPr="001D67CA">
        <w:t>.</w:t>
      </w:r>
    </w:p>
    <w:p w:rsidR="00FF0706" w:rsidRPr="001D67CA" w:rsidRDefault="00FF0706" w:rsidP="002E6E1E">
      <w:pPr>
        <w:pStyle w:val="ListParagraph"/>
        <w:numPr>
          <w:ilvl w:val="0"/>
          <w:numId w:val="26"/>
        </w:numPr>
        <w:tabs>
          <w:tab w:val="left" w:pos="1134"/>
        </w:tabs>
      </w:pPr>
      <w:r>
        <w:t>Customers can place orders anytime.</w:t>
      </w:r>
    </w:p>
    <w:p w:rsidR="00D63596" w:rsidRDefault="00D63596">
      <w:pPr>
        <w:spacing w:after="0" w:line="240" w:lineRule="auto"/>
        <w:rPr>
          <w:rFonts w:ascii="Cambria" w:eastAsia="MS Gothic" w:hAnsi="Cambria"/>
          <w:b/>
          <w:bCs/>
          <w:color w:val="4F81BD"/>
          <w:sz w:val="26"/>
          <w:szCs w:val="26"/>
        </w:rPr>
      </w:pPr>
      <w:r>
        <w:br w:type="page"/>
      </w:r>
    </w:p>
    <w:p w:rsidR="000D05A1" w:rsidRDefault="000D05A1" w:rsidP="00A15F17">
      <w:pPr>
        <w:pStyle w:val="Heading11"/>
      </w:pPr>
      <w:bookmarkStart w:id="15" w:name="_Toc336515289"/>
      <w:bookmarkStart w:id="16" w:name="_Toc342830330"/>
      <w:bookmarkEnd w:id="0"/>
      <w:bookmarkEnd w:id="1"/>
      <w:r w:rsidRPr="000D05A1">
        <w:lastRenderedPageBreak/>
        <w:t>Software Project Management Plan</w:t>
      </w:r>
      <w:bookmarkEnd w:id="16"/>
    </w:p>
    <w:p w:rsidR="000D05A1" w:rsidRPr="00257CEE" w:rsidRDefault="000D05A1" w:rsidP="00A15F17">
      <w:pPr>
        <w:pStyle w:val="Heading111"/>
      </w:pPr>
      <w:bookmarkStart w:id="17" w:name="_Toc342830331"/>
      <w:r w:rsidRPr="00257CEE">
        <w:t>Problem Definition</w:t>
      </w:r>
      <w:bookmarkEnd w:id="15"/>
      <w:bookmarkEnd w:id="17"/>
    </w:p>
    <w:p w:rsidR="000D05A1" w:rsidRPr="00F66243" w:rsidRDefault="000D05A1" w:rsidP="000D05A1">
      <w:pPr>
        <w:pStyle w:val="ListParagraph"/>
        <w:keepNext/>
        <w:keepLines/>
        <w:numPr>
          <w:ilvl w:val="0"/>
          <w:numId w:val="31"/>
        </w:numPr>
        <w:spacing w:before="240" w:after="160"/>
        <w:contextualSpacing w:val="0"/>
        <w:outlineLvl w:val="1"/>
        <w:rPr>
          <w:rFonts w:ascii="Cambria" w:eastAsia="MS Gothic" w:hAnsi="Cambria"/>
          <w:b/>
          <w:bCs/>
          <w:noProof/>
          <w:vanish/>
          <w:color w:val="4F81BD"/>
          <w:sz w:val="26"/>
          <w:szCs w:val="26"/>
        </w:rPr>
      </w:pPr>
      <w:bookmarkStart w:id="18" w:name="_Toc335815674"/>
      <w:bookmarkStart w:id="19" w:name="_Toc335815756"/>
      <w:bookmarkStart w:id="20" w:name="_Toc335824493"/>
      <w:bookmarkStart w:id="21" w:name="_Toc335824509"/>
      <w:bookmarkStart w:id="22" w:name="_Toc335824524"/>
      <w:bookmarkStart w:id="23" w:name="_Toc336515290"/>
      <w:bookmarkStart w:id="24" w:name="_Toc342674591"/>
      <w:bookmarkStart w:id="25" w:name="_Toc342674680"/>
      <w:bookmarkStart w:id="26" w:name="_Toc342674753"/>
      <w:bookmarkStart w:id="27" w:name="_Toc342674828"/>
      <w:bookmarkStart w:id="28" w:name="_Toc342675630"/>
      <w:bookmarkStart w:id="29" w:name="_Toc342675701"/>
      <w:bookmarkStart w:id="30" w:name="_Toc342675773"/>
      <w:bookmarkStart w:id="31" w:name="_Toc342675921"/>
      <w:bookmarkStart w:id="32" w:name="_Toc342676694"/>
      <w:bookmarkStart w:id="33" w:name="_Toc342676763"/>
      <w:bookmarkStart w:id="34" w:name="_Toc342676832"/>
      <w:bookmarkStart w:id="35" w:name="_Toc342677372"/>
      <w:bookmarkStart w:id="36" w:name="_Toc342677437"/>
      <w:bookmarkStart w:id="37" w:name="_Toc342677837"/>
      <w:bookmarkStart w:id="38" w:name="_Toc342677886"/>
      <w:bookmarkStart w:id="39" w:name="_Toc342826710"/>
      <w:bookmarkStart w:id="40" w:name="_Toc342830305"/>
      <w:bookmarkStart w:id="41" w:name="_Toc342830332"/>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p>
    <w:p w:rsidR="000D05A1" w:rsidRPr="00F66243" w:rsidRDefault="000D05A1" w:rsidP="000D05A1">
      <w:pPr>
        <w:pStyle w:val="ListParagraph"/>
        <w:keepNext/>
        <w:keepLines/>
        <w:numPr>
          <w:ilvl w:val="0"/>
          <w:numId w:val="31"/>
        </w:numPr>
        <w:spacing w:before="240" w:after="160"/>
        <w:contextualSpacing w:val="0"/>
        <w:outlineLvl w:val="1"/>
        <w:rPr>
          <w:rFonts w:ascii="Cambria" w:eastAsia="MS Gothic" w:hAnsi="Cambria"/>
          <w:b/>
          <w:bCs/>
          <w:noProof/>
          <w:vanish/>
          <w:color w:val="4F81BD"/>
          <w:sz w:val="26"/>
          <w:szCs w:val="26"/>
        </w:rPr>
      </w:pPr>
      <w:bookmarkStart w:id="42" w:name="_Toc335815675"/>
      <w:bookmarkStart w:id="43" w:name="_Toc335815757"/>
      <w:bookmarkStart w:id="44" w:name="_Toc335824494"/>
      <w:bookmarkStart w:id="45" w:name="_Toc335824510"/>
      <w:bookmarkStart w:id="46" w:name="_Toc335824525"/>
      <w:bookmarkStart w:id="47" w:name="_Toc336515291"/>
      <w:bookmarkStart w:id="48" w:name="_Toc342674592"/>
      <w:bookmarkStart w:id="49" w:name="_Toc342674681"/>
      <w:bookmarkStart w:id="50" w:name="_Toc342674754"/>
      <w:bookmarkStart w:id="51" w:name="_Toc342674829"/>
      <w:bookmarkStart w:id="52" w:name="_Toc342675631"/>
      <w:bookmarkStart w:id="53" w:name="_Toc342675702"/>
      <w:bookmarkStart w:id="54" w:name="_Toc342675774"/>
      <w:bookmarkStart w:id="55" w:name="_Toc342675922"/>
      <w:bookmarkStart w:id="56" w:name="_Toc342676695"/>
      <w:bookmarkStart w:id="57" w:name="_Toc342676764"/>
      <w:bookmarkStart w:id="58" w:name="_Toc342676833"/>
      <w:bookmarkStart w:id="59" w:name="_Toc342677373"/>
      <w:bookmarkStart w:id="60" w:name="_Toc342677438"/>
      <w:bookmarkStart w:id="61" w:name="_Toc342677838"/>
      <w:bookmarkStart w:id="62" w:name="_Toc342677887"/>
      <w:bookmarkStart w:id="63" w:name="_Toc342826711"/>
      <w:bookmarkStart w:id="64" w:name="_Toc342830306"/>
      <w:bookmarkStart w:id="65" w:name="_Toc342830333"/>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p>
    <w:p w:rsidR="000D05A1" w:rsidRDefault="000D05A1" w:rsidP="00A15F17">
      <w:pPr>
        <w:pStyle w:val="Heading1111"/>
      </w:pPr>
      <w:bookmarkStart w:id="66" w:name="_Toc336515292"/>
      <w:r>
        <w:rPr>
          <w:noProof/>
        </w:rPr>
        <w:t>Name of this Capstone Project</w:t>
      </w:r>
      <w:bookmarkEnd w:id="66"/>
    </w:p>
    <w:p w:rsidR="000D05A1" w:rsidRDefault="000D05A1" w:rsidP="000D05A1">
      <w:pPr>
        <w:spacing w:after="0"/>
        <w:ind w:left="720"/>
        <w:rPr>
          <w:b/>
        </w:rPr>
      </w:pPr>
      <w:r>
        <w:t>Project Full name:</w:t>
      </w:r>
      <w:r w:rsidRPr="00F6645A">
        <w:rPr>
          <w:b/>
        </w:rPr>
        <w:t xml:space="preserve"> Information System In Logistic Company</w:t>
      </w:r>
      <w:r>
        <w:t xml:space="preserve"> </w:t>
      </w:r>
    </w:p>
    <w:p w:rsidR="000D05A1" w:rsidRDefault="000D05A1" w:rsidP="000D05A1">
      <w:pPr>
        <w:spacing w:after="0"/>
        <w:ind w:left="720"/>
        <w:rPr>
          <w:b/>
        </w:rPr>
      </w:pPr>
      <w:r>
        <w:t xml:space="preserve">Project Code: </w:t>
      </w:r>
      <w:r>
        <w:rPr>
          <w:b/>
        </w:rPr>
        <w:t>HDMS (</w:t>
      </w:r>
      <w:r w:rsidRPr="008643FD">
        <w:rPr>
          <w:b/>
        </w:rPr>
        <w:t>Home Delivery Management System</w:t>
      </w:r>
      <w:r>
        <w:rPr>
          <w:b/>
        </w:rPr>
        <w:t>)</w:t>
      </w:r>
    </w:p>
    <w:p w:rsidR="000D05A1" w:rsidRPr="00A15F17" w:rsidRDefault="000D05A1" w:rsidP="00A15F17">
      <w:pPr>
        <w:pStyle w:val="Heading1111"/>
      </w:pPr>
      <w:bookmarkStart w:id="67" w:name="_Toc336515293"/>
      <w:r w:rsidRPr="00A15F17">
        <w:t>Problem Abstract</w:t>
      </w:r>
      <w:bookmarkEnd w:id="67"/>
    </w:p>
    <w:p w:rsidR="000D05A1" w:rsidRDefault="000D05A1" w:rsidP="000D05A1">
      <w:pPr>
        <w:ind w:left="720"/>
      </w:pPr>
      <w:proofErr w:type="spellStart"/>
      <w:r w:rsidRPr="003D3580">
        <w:t>TicTac</w:t>
      </w:r>
      <w:proofErr w:type="spellEnd"/>
      <w:r w:rsidRPr="003D3580">
        <w:t xml:space="preserve"> is a company providing Home Delivery service for online and offline shops. </w:t>
      </w:r>
      <w:r>
        <w:t>T</w:t>
      </w:r>
      <w:r w:rsidRPr="003D3580">
        <w:t>he business consists of many complex processes</w:t>
      </w:r>
      <w:r>
        <w:t xml:space="preserve"> such as delivery booking, items tracking, task assigning, etc. To increase efficiency in work and compete with other service providers in the industry, the company needs a powerful information system that helps complete management tasks quickly and easily.</w:t>
      </w:r>
    </w:p>
    <w:p w:rsidR="000D05A1" w:rsidRDefault="000D05A1" w:rsidP="00A15F17">
      <w:pPr>
        <w:pStyle w:val="Heading1111"/>
      </w:pPr>
      <w:bookmarkStart w:id="68" w:name="_Toc336515294"/>
      <w:r>
        <w:t>Project Overview</w:t>
      </w:r>
      <w:bookmarkEnd w:id="68"/>
    </w:p>
    <w:p w:rsidR="000D05A1" w:rsidRPr="00A15F17" w:rsidRDefault="000D05A1" w:rsidP="00A15F17">
      <w:pPr>
        <w:ind w:left="360" w:firstLine="720"/>
        <w:rPr>
          <w:b/>
        </w:rPr>
      </w:pPr>
      <w:bookmarkStart w:id="69" w:name="_Toc336515295"/>
      <w:r w:rsidRPr="00A15F17">
        <w:rPr>
          <w:b/>
        </w:rPr>
        <w:t>The Current System</w:t>
      </w:r>
      <w:bookmarkEnd w:id="69"/>
    </w:p>
    <w:p w:rsidR="000D05A1" w:rsidRPr="00C512CA" w:rsidRDefault="000D05A1" w:rsidP="000D05A1">
      <w:pPr>
        <w:ind w:left="1080"/>
      </w:pPr>
      <w:r>
        <w:t xml:space="preserve">Currently, </w:t>
      </w:r>
      <w:proofErr w:type="spellStart"/>
      <w:r>
        <w:t>TicTac</w:t>
      </w:r>
      <w:proofErr w:type="spellEnd"/>
      <w:r>
        <w:t xml:space="preserve"> is not using any information system. All the tasks are done manually using paper and common software like Microsoft Word and Microsoft Excel. Customers are placing orders using phone calls or email.</w:t>
      </w:r>
    </w:p>
    <w:p w:rsidR="000D05A1" w:rsidRPr="00A15F17" w:rsidRDefault="000D05A1" w:rsidP="00A15F17">
      <w:pPr>
        <w:ind w:left="360" w:firstLine="720"/>
        <w:rPr>
          <w:b/>
        </w:rPr>
      </w:pPr>
      <w:bookmarkStart w:id="70" w:name="_Toc336515296"/>
      <w:r w:rsidRPr="00A15F17">
        <w:rPr>
          <w:b/>
        </w:rPr>
        <w:t>The Proposed System</w:t>
      </w:r>
      <w:bookmarkEnd w:id="70"/>
    </w:p>
    <w:p w:rsidR="000D05A1" w:rsidRDefault="000D05A1" w:rsidP="000D05A1">
      <w:pPr>
        <w:ind w:left="1080"/>
      </w:pPr>
      <w:r>
        <w:t>HDMS is developed as a web-based system. Below features are provided to support the management process:</w:t>
      </w:r>
    </w:p>
    <w:p w:rsidR="000D05A1" w:rsidRDefault="000D05A1" w:rsidP="000D05A1">
      <w:pPr>
        <w:pStyle w:val="ListParagraph"/>
        <w:numPr>
          <w:ilvl w:val="0"/>
          <w:numId w:val="32"/>
        </w:numPr>
        <w:spacing w:after="120"/>
        <w:ind w:left="1440"/>
        <w:contextualSpacing w:val="0"/>
      </w:pPr>
      <w:r w:rsidRPr="00C512CA">
        <w:rPr>
          <w:i/>
        </w:rPr>
        <w:t>Management</w:t>
      </w:r>
      <w:r>
        <w:t>: Customers, Staff, Orders, and others are managed easily through the system.</w:t>
      </w:r>
    </w:p>
    <w:p w:rsidR="000D05A1" w:rsidRDefault="000D05A1" w:rsidP="000D05A1">
      <w:pPr>
        <w:pStyle w:val="ListParagraph"/>
        <w:numPr>
          <w:ilvl w:val="0"/>
          <w:numId w:val="32"/>
        </w:numPr>
        <w:spacing w:after="120"/>
        <w:ind w:left="1440"/>
        <w:contextualSpacing w:val="0"/>
      </w:pPr>
      <w:r w:rsidRPr="00C512CA">
        <w:rPr>
          <w:i/>
        </w:rPr>
        <w:t>Online Delivery Booking</w:t>
      </w:r>
      <w:r>
        <w:t xml:space="preserve">: Customers can book deliveries online using </w:t>
      </w:r>
      <w:proofErr w:type="spellStart"/>
      <w:r>
        <w:t>TicTac’s</w:t>
      </w:r>
      <w:proofErr w:type="spellEnd"/>
      <w:r>
        <w:t xml:space="preserve"> website. They can also manage and track all the deliveries they have booked.</w:t>
      </w:r>
    </w:p>
    <w:p w:rsidR="000D05A1" w:rsidRDefault="000D05A1" w:rsidP="000D05A1">
      <w:pPr>
        <w:pStyle w:val="ListParagraph"/>
        <w:numPr>
          <w:ilvl w:val="0"/>
          <w:numId w:val="32"/>
        </w:numPr>
        <w:spacing w:after="120"/>
        <w:ind w:left="1440"/>
        <w:contextualSpacing w:val="0"/>
      </w:pPr>
      <w:r w:rsidRPr="00C512CA">
        <w:rPr>
          <w:i/>
        </w:rPr>
        <w:t>Collection and Delivery Planning</w:t>
      </w:r>
      <w:r>
        <w:t>: The system will help managers at the company to create good plans for collecting and delivering items which are able to help increase efficiency and reduce cost.</w:t>
      </w:r>
    </w:p>
    <w:p w:rsidR="000D05A1" w:rsidRDefault="000D05A1" w:rsidP="000D05A1">
      <w:pPr>
        <w:pStyle w:val="ListParagraph"/>
        <w:numPr>
          <w:ilvl w:val="0"/>
          <w:numId w:val="32"/>
        </w:numPr>
        <w:spacing w:after="120"/>
        <w:ind w:left="1440"/>
        <w:contextualSpacing w:val="0"/>
      </w:pPr>
      <w:r w:rsidRPr="00C512CA">
        <w:rPr>
          <w:i/>
        </w:rPr>
        <w:t>Reporting</w:t>
      </w:r>
      <w:r>
        <w:rPr>
          <w:i/>
        </w:rPr>
        <w:t xml:space="preserve"> (future feature)</w:t>
      </w:r>
      <w:r>
        <w:t>: Daily, weekly, or any required type of report are created precisely and quickly by the system.</w:t>
      </w:r>
    </w:p>
    <w:p w:rsidR="000D05A1" w:rsidRPr="00A15F17" w:rsidRDefault="000D05A1" w:rsidP="00A15F17">
      <w:pPr>
        <w:ind w:left="360" w:firstLine="720"/>
        <w:rPr>
          <w:b/>
        </w:rPr>
      </w:pPr>
      <w:bookmarkStart w:id="71" w:name="_Toc336515297"/>
      <w:r w:rsidRPr="00A15F17">
        <w:rPr>
          <w:b/>
        </w:rPr>
        <w:t>Boundaries of the System</w:t>
      </w:r>
      <w:bookmarkEnd w:id="71"/>
    </w:p>
    <w:p w:rsidR="000D05A1" w:rsidRDefault="000D05A1" w:rsidP="000D05A1">
      <w:pPr>
        <w:pStyle w:val="ListParagraph"/>
        <w:numPr>
          <w:ilvl w:val="0"/>
          <w:numId w:val="33"/>
        </w:numPr>
        <w:spacing w:after="120"/>
        <w:contextualSpacing w:val="0"/>
      </w:pPr>
      <w:r>
        <w:t xml:space="preserve">The system is intended to use for </w:t>
      </w:r>
      <w:proofErr w:type="spellStart"/>
      <w:r>
        <w:t>TicTac</w:t>
      </w:r>
      <w:proofErr w:type="spellEnd"/>
      <w:r>
        <w:t xml:space="preserve"> Co. only. </w:t>
      </w:r>
    </w:p>
    <w:p w:rsidR="000D05A1" w:rsidRDefault="000D05A1" w:rsidP="000D05A1">
      <w:pPr>
        <w:pStyle w:val="ListParagraph"/>
        <w:numPr>
          <w:ilvl w:val="0"/>
          <w:numId w:val="33"/>
        </w:numPr>
        <w:spacing w:after="120"/>
        <w:contextualSpacing w:val="0"/>
      </w:pPr>
      <w:r>
        <w:t xml:space="preserve">All the functions of the system are built based on the requirements from </w:t>
      </w:r>
      <w:proofErr w:type="spellStart"/>
      <w:r>
        <w:t>TicTac</w:t>
      </w:r>
      <w:proofErr w:type="spellEnd"/>
      <w:r>
        <w:t>.</w:t>
      </w:r>
    </w:p>
    <w:p w:rsidR="000D05A1" w:rsidRPr="00C512CA" w:rsidRDefault="000D05A1" w:rsidP="000D05A1">
      <w:pPr>
        <w:pStyle w:val="ListParagraph"/>
        <w:numPr>
          <w:ilvl w:val="0"/>
          <w:numId w:val="33"/>
        </w:numPr>
        <w:spacing w:after="120"/>
        <w:contextualSpacing w:val="0"/>
      </w:pPr>
      <w:r>
        <w:t xml:space="preserve">The system will be used only for managing the tasks related to the delivery process in </w:t>
      </w:r>
      <w:proofErr w:type="spellStart"/>
      <w:r>
        <w:t>TicTac</w:t>
      </w:r>
      <w:proofErr w:type="spellEnd"/>
      <w:r>
        <w:t>. It does not include general management functions like accounting, customer relationship, salary managing, etc.</w:t>
      </w:r>
    </w:p>
    <w:p w:rsidR="000D05A1" w:rsidRPr="00A15F17" w:rsidRDefault="000D05A1" w:rsidP="00A15F17">
      <w:pPr>
        <w:ind w:left="360" w:firstLine="720"/>
        <w:rPr>
          <w:b/>
        </w:rPr>
      </w:pPr>
      <w:bookmarkStart w:id="72" w:name="_Toc336515298"/>
      <w:r w:rsidRPr="00A15F17">
        <w:rPr>
          <w:b/>
        </w:rPr>
        <w:lastRenderedPageBreak/>
        <w:t>Development Environment</w:t>
      </w:r>
      <w:bookmarkEnd w:id="72"/>
    </w:p>
    <w:p w:rsidR="000D05A1" w:rsidRPr="00A15F17" w:rsidRDefault="000D05A1" w:rsidP="000D05A1">
      <w:pPr>
        <w:ind w:left="1080"/>
        <w:rPr>
          <w:i/>
        </w:rPr>
      </w:pPr>
      <w:r w:rsidRPr="00A15F17">
        <w:rPr>
          <w:i/>
        </w:rPr>
        <w:t>Hardware Requirements:</w:t>
      </w:r>
    </w:p>
    <w:p w:rsidR="000D05A1" w:rsidRPr="00225581" w:rsidRDefault="000D05A1" w:rsidP="000D05A1">
      <w:pPr>
        <w:pStyle w:val="ListParagraph"/>
        <w:numPr>
          <w:ilvl w:val="0"/>
          <w:numId w:val="34"/>
        </w:numPr>
        <w:spacing w:after="120"/>
        <w:contextualSpacing w:val="0"/>
      </w:pPr>
      <w:r w:rsidRPr="002413DC">
        <w:rPr>
          <w:rFonts w:cs="Calibri"/>
          <w:sz w:val="24"/>
          <w:szCs w:val="24"/>
        </w:rPr>
        <w:t>Personal computers for developing with the minimum configuration: 2 G</w:t>
      </w:r>
      <w:r>
        <w:rPr>
          <w:rFonts w:cs="Calibri"/>
          <w:sz w:val="24"/>
          <w:szCs w:val="24"/>
        </w:rPr>
        <w:t>B</w:t>
      </w:r>
      <w:r w:rsidRPr="002413DC">
        <w:rPr>
          <w:rFonts w:cs="Calibri"/>
          <w:sz w:val="24"/>
          <w:szCs w:val="24"/>
        </w:rPr>
        <w:t xml:space="preserve"> of RAM, </w:t>
      </w:r>
      <w:r>
        <w:rPr>
          <w:rFonts w:cs="Calibri"/>
          <w:sz w:val="24"/>
          <w:szCs w:val="24"/>
        </w:rPr>
        <w:t>4</w:t>
      </w:r>
      <w:r w:rsidRPr="002413DC">
        <w:rPr>
          <w:rFonts w:cs="Calibri"/>
          <w:sz w:val="24"/>
          <w:szCs w:val="24"/>
        </w:rPr>
        <w:t>0G</w:t>
      </w:r>
      <w:r>
        <w:rPr>
          <w:rFonts w:cs="Calibri"/>
          <w:sz w:val="24"/>
          <w:szCs w:val="24"/>
        </w:rPr>
        <w:t>B</w:t>
      </w:r>
      <w:r w:rsidRPr="002413DC">
        <w:rPr>
          <w:rFonts w:cs="Calibri"/>
          <w:sz w:val="24"/>
          <w:szCs w:val="24"/>
        </w:rPr>
        <w:t xml:space="preserve"> of hard disk, Core 2 Duo 2.0 GHz</w:t>
      </w:r>
    </w:p>
    <w:p w:rsidR="000D05A1" w:rsidRPr="00A15F17" w:rsidRDefault="000D05A1" w:rsidP="000D05A1">
      <w:pPr>
        <w:spacing w:before="360"/>
        <w:ind w:left="1080"/>
        <w:rPr>
          <w:i/>
        </w:rPr>
      </w:pPr>
      <w:r w:rsidRPr="00A15F17">
        <w:rPr>
          <w:i/>
        </w:rPr>
        <w:t>Software Requirements:</w:t>
      </w:r>
    </w:p>
    <w:p w:rsidR="000D05A1" w:rsidRDefault="000D05A1" w:rsidP="000D05A1">
      <w:pPr>
        <w:pStyle w:val="ListParagraph"/>
        <w:numPr>
          <w:ilvl w:val="0"/>
          <w:numId w:val="34"/>
        </w:numPr>
        <w:spacing w:after="0"/>
        <w:contextualSpacing w:val="0"/>
      </w:pPr>
      <w:r>
        <w:t>Operating system: Windows 7</w:t>
      </w:r>
    </w:p>
    <w:p w:rsidR="000D05A1" w:rsidRDefault="000D05A1" w:rsidP="000D05A1">
      <w:pPr>
        <w:pStyle w:val="ListParagraph"/>
        <w:numPr>
          <w:ilvl w:val="0"/>
          <w:numId w:val="34"/>
        </w:numPr>
        <w:spacing w:after="0"/>
        <w:contextualSpacing w:val="0"/>
      </w:pPr>
      <w:r>
        <w:t>IDE: Visual Studio 2010 SP1</w:t>
      </w:r>
    </w:p>
    <w:p w:rsidR="000D05A1" w:rsidRDefault="000D05A1" w:rsidP="000D05A1">
      <w:pPr>
        <w:pStyle w:val="ListParagraph"/>
        <w:numPr>
          <w:ilvl w:val="0"/>
          <w:numId w:val="34"/>
        </w:numPr>
        <w:spacing w:after="0"/>
        <w:contextualSpacing w:val="0"/>
      </w:pPr>
      <w:r>
        <w:t>Microsoft Office (Word, Excel)</w:t>
      </w:r>
    </w:p>
    <w:p w:rsidR="000D05A1" w:rsidRDefault="000D05A1" w:rsidP="000D05A1">
      <w:pPr>
        <w:pStyle w:val="ListParagraph"/>
        <w:numPr>
          <w:ilvl w:val="0"/>
          <w:numId w:val="34"/>
        </w:numPr>
        <w:spacing w:after="0"/>
        <w:contextualSpacing w:val="0"/>
      </w:pPr>
      <w:r>
        <w:t>DBMS: SQL Server 2008 R2 Express</w:t>
      </w:r>
    </w:p>
    <w:p w:rsidR="000D05A1" w:rsidRDefault="000D05A1" w:rsidP="000D05A1">
      <w:pPr>
        <w:pStyle w:val="ListParagraph"/>
        <w:numPr>
          <w:ilvl w:val="0"/>
          <w:numId w:val="34"/>
        </w:numPr>
        <w:spacing w:after="0"/>
        <w:contextualSpacing w:val="0"/>
      </w:pPr>
      <w:r>
        <w:t>Source Control: SVN</w:t>
      </w:r>
    </w:p>
    <w:p w:rsidR="000D05A1" w:rsidRDefault="000D05A1" w:rsidP="000D05A1">
      <w:pPr>
        <w:pStyle w:val="ListParagraph"/>
        <w:numPr>
          <w:ilvl w:val="0"/>
          <w:numId w:val="34"/>
        </w:numPr>
        <w:spacing w:after="0"/>
        <w:contextualSpacing w:val="0"/>
      </w:pPr>
      <w:r>
        <w:t>Browser: Chrome/Firefox</w:t>
      </w:r>
    </w:p>
    <w:p w:rsidR="000D05A1" w:rsidRDefault="000D05A1" w:rsidP="00A15F17">
      <w:pPr>
        <w:pStyle w:val="Heading111"/>
      </w:pPr>
      <w:bookmarkStart w:id="73" w:name="_Toc336515299"/>
      <w:bookmarkStart w:id="74" w:name="_Toc342830334"/>
      <w:r w:rsidRPr="002F74AD">
        <w:t>Project organization</w:t>
      </w:r>
      <w:bookmarkEnd w:id="73"/>
      <w:bookmarkEnd w:id="74"/>
    </w:p>
    <w:p w:rsidR="00B26FDE" w:rsidRPr="00A15F17" w:rsidRDefault="00B26FDE" w:rsidP="00A15F17">
      <w:pPr>
        <w:pStyle w:val="Heading1111"/>
      </w:pPr>
      <w:r w:rsidRPr="00A15F17">
        <w:t>Software Development Process Model</w:t>
      </w:r>
      <w:bookmarkStart w:id="75" w:name="_Toc342674691"/>
      <w:bookmarkStart w:id="76" w:name="_Toc342674764"/>
      <w:bookmarkStart w:id="77" w:name="_Toc342674839"/>
      <w:bookmarkStart w:id="78" w:name="_Toc342675641"/>
      <w:bookmarkStart w:id="79" w:name="_Toc342675712"/>
      <w:bookmarkStart w:id="80" w:name="_Toc342675784"/>
      <w:bookmarkStart w:id="81" w:name="_Toc342675932"/>
      <w:bookmarkStart w:id="82" w:name="_Toc342676705"/>
      <w:bookmarkStart w:id="83" w:name="_Toc342676774"/>
      <w:bookmarkStart w:id="84" w:name="_Toc342676843"/>
      <w:bookmarkEnd w:id="75"/>
      <w:bookmarkEnd w:id="76"/>
      <w:bookmarkEnd w:id="77"/>
      <w:bookmarkEnd w:id="78"/>
      <w:bookmarkEnd w:id="79"/>
      <w:bookmarkEnd w:id="80"/>
      <w:bookmarkEnd w:id="81"/>
      <w:bookmarkEnd w:id="82"/>
      <w:bookmarkEnd w:id="83"/>
      <w:bookmarkEnd w:id="84"/>
    </w:p>
    <w:p w:rsidR="000D05A1" w:rsidRDefault="00C61E6D" w:rsidP="000D05A1">
      <w:pPr>
        <w:ind w:left="720"/>
      </w:pPr>
      <w:r>
        <w:rPr>
          <w:noProof/>
          <w:lang w:eastAsia="ja-JP"/>
        </w:rPr>
        <mc:AlternateContent>
          <mc:Choice Requires="wps">
            <w:drawing>
              <wp:anchor distT="0" distB="0" distL="114300" distR="114300" simplePos="0" relativeHeight="251661312" behindDoc="0" locked="0" layoutInCell="1" allowOverlap="1" wp14:anchorId="65161966" wp14:editId="1BD93DF7">
                <wp:simplePos x="0" y="0"/>
                <wp:positionH relativeFrom="column">
                  <wp:posOffset>747395</wp:posOffset>
                </wp:positionH>
                <wp:positionV relativeFrom="paragraph">
                  <wp:posOffset>3988435</wp:posOffset>
                </wp:positionV>
                <wp:extent cx="4476750" cy="635"/>
                <wp:effectExtent l="0" t="0" r="0" b="0"/>
                <wp:wrapNone/>
                <wp:docPr id="51" name="Text Box 51"/>
                <wp:cNvGraphicFramePr/>
                <a:graphic xmlns:a="http://schemas.openxmlformats.org/drawingml/2006/main">
                  <a:graphicData uri="http://schemas.microsoft.com/office/word/2010/wordprocessingShape">
                    <wps:wsp>
                      <wps:cNvSpPr txBox="1"/>
                      <wps:spPr>
                        <a:xfrm>
                          <a:off x="0" y="0"/>
                          <a:ext cx="4476750" cy="635"/>
                        </a:xfrm>
                        <a:prstGeom prst="rect">
                          <a:avLst/>
                        </a:prstGeom>
                        <a:solidFill>
                          <a:prstClr val="white"/>
                        </a:solidFill>
                        <a:ln>
                          <a:noFill/>
                        </a:ln>
                        <a:effectLst/>
                      </wps:spPr>
                      <wps:txbx>
                        <w:txbxContent>
                          <w:p w:rsidR="00351539" w:rsidRPr="001A5246" w:rsidRDefault="00351539" w:rsidP="00C61E6D">
                            <w:pPr>
                              <w:pStyle w:val="Caption"/>
                              <w:jc w:val="center"/>
                              <w:rPr>
                                <w:noProof/>
                              </w:rPr>
                            </w:pPr>
                            <w:r>
                              <w:t xml:space="preserve">Figure </w:t>
                            </w:r>
                            <w:fldSimple w:instr=" SEQ Figure \* ARABIC ">
                              <w:r>
                                <w:rPr>
                                  <w:noProof/>
                                </w:rPr>
                                <w:t>1</w:t>
                              </w:r>
                            </w:fldSimple>
                            <w:r>
                              <w:t xml:space="preserve"> - Waterfall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51" o:spid="_x0000_s1026" type="#_x0000_t202" style="position:absolute;left:0;text-align:left;margin-left:58.85pt;margin-top:314.05pt;width:352.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" stroked="f">
                <v:textbox style="mso-fit-shape-to-text:t" inset="0,0,0,0">
                  <w:txbxContent>
                    <w:p w:rsidR="00351539" w:rsidRPr="001A5246" w:rsidRDefault="00351539" w:rsidP="00C61E6D">
                      <w:pPr>
                        <w:pStyle w:val="Caption"/>
                        <w:jc w:val="center"/>
                        <w:rPr>
                          <w:noProof/>
                        </w:rPr>
                      </w:pPr>
                      <w:r>
                        <w:t xml:space="preserve">Figure </w:t>
                      </w:r>
                      <w:fldSimple w:instr=" SEQ Figure \* ARABIC ">
                        <w:r>
                          <w:rPr>
                            <w:noProof/>
                          </w:rPr>
                          <w:t>1</w:t>
                        </w:r>
                      </w:fldSimple>
                      <w:r>
                        <w:t xml:space="preserve"> - Waterfall Model</w:t>
                      </w:r>
                    </w:p>
                  </w:txbxContent>
                </v:textbox>
              </v:shape>
            </w:pict>
          </mc:Fallback>
        </mc:AlternateContent>
      </w:r>
      <w:r>
        <w:rPr>
          <w:noProof/>
          <w:lang w:eastAsia="ja-JP"/>
        </w:rPr>
        <w:drawing>
          <wp:anchor distT="0" distB="0" distL="114300" distR="114300" simplePos="0" relativeHeight="251659264" behindDoc="0" locked="0" layoutInCell="1" allowOverlap="1" wp14:anchorId="782AF362" wp14:editId="22C801D2">
            <wp:simplePos x="0" y="0"/>
            <wp:positionH relativeFrom="column">
              <wp:posOffset>747395</wp:posOffset>
            </wp:positionH>
            <wp:positionV relativeFrom="paragraph">
              <wp:posOffset>739775</wp:posOffset>
            </wp:positionV>
            <wp:extent cx="4476750" cy="3191510"/>
            <wp:effectExtent l="190500" t="190500" r="190500" b="19939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476750" cy="319151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0D05A1" w:rsidRPr="008A798A">
        <w:t>Due to specific characteristics of a Capstone project, the model we use for developing this project is Waterfall model.</w:t>
      </w:r>
    </w:p>
    <w:p w:rsidR="000D05A1" w:rsidRDefault="000D05A1" w:rsidP="000D05A1">
      <w:pPr>
        <w:spacing w:after="0" w:line="240" w:lineRule="auto"/>
        <w:rPr>
          <w:rFonts w:ascii="Cambria" w:eastAsia="MS Gothic" w:hAnsi="Cambria"/>
          <w:b/>
          <w:bCs/>
          <w:color w:val="4F81BD"/>
          <w:sz w:val="26"/>
          <w:szCs w:val="26"/>
        </w:rPr>
      </w:pPr>
    </w:p>
    <w:p w:rsidR="000D05A1" w:rsidRDefault="000D05A1" w:rsidP="00A15F17">
      <w:pPr>
        <w:pStyle w:val="Heading1111"/>
      </w:pPr>
      <w:bookmarkStart w:id="85" w:name="_Toc336515301"/>
      <w:r w:rsidRPr="00305956">
        <w:lastRenderedPageBreak/>
        <w:t>Roles and Responsibilities</w:t>
      </w:r>
      <w:bookmarkEnd w:id="85"/>
    </w:p>
    <w:tbl>
      <w:tblPr>
        <w:tblStyle w:val="LightList"/>
        <w:tblW w:w="9329" w:type="dxa"/>
        <w:tblLook w:val="0020" w:firstRow="1" w:lastRow="0" w:firstColumn="0" w:lastColumn="0" w:noHBand="0" w:noVBand="0"/>
      </w:tblPr>
      <w:tblGrid>
        <w:gridCol w:w="2849"/>
        <w:gridCol w:w="1939"/>
        <w:gridCol w:w="4541"/>
      </w:tblGrid>
      <w:tr w:rsidR="000D05A1" w:rsidRPr="002D500A" w:rsidTr="009C1BCC">
        <w:trPr>
          <w:cnfStyle w:val="100000000000" w:firstRow="1" w:lastRow="0" w:firstColumn="0" w:lastColumn="0" w:oddVBand="0" w:evenVBand="0" w:oddHBand="0" w:evenHBand="0" w:firstRowFirstColumn="0" w:firstRowLastColumn="0" w:lastRowFirstColumn="0" w:lastRowLastColumn="0"/>
          <w:trHeight w:val="434"/>
        </w:trPr>
        <w:tc>
          <w:tcPr>
            <w:cnfStyle w:val="000010000000" w:firstRow="0" w:lastRow="0" w:firstColumn="0" w:lastColumn="0" w:oddVBand="1" w:evenVBand="0" w:oddHBand="0" w:evenHBand="0" w:firstRowFirstColumn="0" w:firstRowLastColumn="0" w:lastRowFirstColumn="0" w:lastRowLastColumn="0"/>
            <w:tcW w:w="2849" w:type="dxa"/>
            <w:hideMark/>
          </w:tcPr>
          <w:p w:rsidR="000D05A1" w:rsidRPr="002D500A" w:rsidRDefault="000D05A1" w:rsidP="009C1BCC">
            <w:pPr>
              <w:tabs>
                <w:tab w:val="left" w:leader="dot" w:pos="1080"/>
                <w:tab w:val="center" w:leader="dot" w:pos="4860"/>
                <w:tab w:val="decimal" w:leader="dot" w:pos="6840"/>
                <w:tab w:val="right" w:leader="dot" w:pos="9180"/>
              </w:tabs>
              <w:spacing w:before="120"/>
              <w:rPr>
                <w:rFonts w:cs="Calibri"/>
                <w:sz w:val="24"/>
                <w:szCs w:val="24"/>
              </w:rPr>
            </w:pPr>
            <w:r w:rsidRPr="002D500A">
              <w:rPr>
                <w:rFonts w:cs="Calibri"/>
                <w:sz w:val="24"/>
                <w:szCs w:val="24"/>
              </w:rPr>
              <w:t>Full name</w:t>
            </w:r>
          </w:p>
        </w:tc>
        <w:tc>
          <w:tcPr>
            <w:tcW w:w="1939" w:type="dxa"/>
            <w:hideMark/>
          </w:tcPr>
          <w:p w:rsidR="000D05A1" w:rsidRPr="002D500A" w:rsidRDefault="000D05A1" w:rsidP="009C1BCC">
            <w:pPr>
              <w:tabs>
                <w:tab w:val="left" w:leader="dot" w:pos="1080"/>
                <w:tab w:val="center" w:leader="dot" w:pos="4860"/>
                <w:tab w:val="decimal" w:leader="dot" w:pos="6840"/>
                <w:tab w:val="right" w:leader="dot" w:pos="9180"/>
              </w:tabs>
              <w:spacing w:before="120"/>
              <w:cnfStyle w:val="100000000000" w:firstRow="1" w:lastRow="0" w:firstColumn="0" w:lastColumn="0" w:oddVBand="0" w:evenVBand="0" w:oddHBand="0" w:evenHBand="0" w:firstRowFirstColumn="0" w:firstRowLastColumn="0" w:lastRowFirstColumn="0" w:lastRowLastColumn="0"/>
              <w:rPr>
                <w:rFonts w:cs="Calibri"/>
                <w:sz w:val="24"/>
                <w:szCs w:val="24"/>
              </w:rPr>
            </w:pPr>
            <w:r w:rsidRPr="002D500A">
              <w:rPr>
                <w:rFonts w:cs="Calibri"/>
                <w:sz w:val="24"/>
                <w:szCs w:val="24"/>
              </w:rPr>
              <w:t>Role in Group</w:t>
            </w:r>
          </w:p>
        </w:tc>
        <w:tc>
          <w:tcPr>
            <w:cnfStyle w:val="000010000000" w:firstRow="0" w:lastRow="0" w:firstColumn="0" w:lastColumn="0" w:oddVBand="1" w:evenVBand="0" w:oddHBand="0" w:evenHBand="0" w:firstRowFirstColumn="0" w:firstRowLastColumn="0" w:lastRowFirstColumn="0" w:lastRowLastColumn="0"/>
            <w:tcW w:w="4541" w:type="dxa"/>
          </w:tcPr>
          <w:p w:rsidR="000D05A1" w:rsidRPr="002D500A" w:rsidRDefault="000D05A1" w:rsidP="009C1BCC">
            <w:pPr>
              <w:tabs>
                <w:tab w:val="left" w:leader="dot" w:pos="1080"/>
                <w:tab w:val="center" w:leader="dot" w:pos="4860"/>
                <w:tab w:val="decimal" w:leader="dot" w:pos="6840"/>
                <w:tab w:val="right" w:leader="dot" w:pos="9180"/>
              </w:tabs>
              <w:spacing w:before="120"/>
              <w:rPr>
                <w:rFonts w:cs="Calibri"/>
                <w:sz w:val="24"/>
                <w:szCs w:val="24"/>
              </w:rPr>
            </w:pPr>
            <w:r w:rsidRPr="002D500A">
              <w:rPr>
                <w:rFonts w:cs="Calibri"/>
                <w:sz w:val="24"/>
                <w:szCs w:val="24"/>
              </w:rPr>
              <w:t>Responsibilities</w:t>
            </w:r>
          </w:p>
        </w:tc>
      </w:tr>
      <w:tr w:rsidR="000D05A1" w:rsidRPr="002413DC" w:rsidTr="009C1BCC">
        <w:trPr>
          <w:cnfStyle w:val="000000100000" w:firstRow="0" w:lastRow="0" w:firstColumn="0" w:lastColumn="0" w:oddVBand="0" w:evenVBand="0" w:oddHBand="1" w:evenHBand="0" w:firstRowFirstColumn="0" w:firstRowLastColumn="0" w:lastRowFirstColumn="0" w:lastRowLastColumn="0"/>
          <w:trHeight w:val="20"/>
        </w:trPr>
        <w:tc>
          <w:tcPr>
            <w:cnfStyle w:val="000010000000" w:firstRow="0" w:lastRow="0" w:firstColumn="0" w:lastColumn="0" w:oddVBand="1" w:evenVBand="0" w:oddHBand="0" w:evenHBand="0" w:firstRowFirstColumn="0" w:firstRowLastColumn="0" w:lastRowFirstColumn="0" w:lastRowLastColumn="0"/>
            <w:tcW w:w="2849" w:type="dxa"/>
          </w:tcPr>
          <w:p w:rsidR="000D05A1" w:rsidRPr="002413DC" w:rsidRDefault="000D05A1" w:rsidP="009C1BCC">
            <w:pPr>
              <w:tabs>
                <w:tab w:val="left" w:leader="dot" w:pos="1080"/>
                <w:tab w:val="center" w:leader="dot" w:pos="4860"/>
                <w:tab w:val="decimal" w:leader="dot" w:pos="6840"/>
                <w:tab w:val="right" w:leader="dot" w:pos="9180"/>
              </w:tabs>
              <w:spacing w:before="120"/>
              <w:rPr>
                <w:rFonts w:cs="Calibri"/>
                <w:sz w:val="24"/>
                <w:szCs w:val="24"/>
              </w:rPr>
            </w:pPr>
            <w:proofErr w:type="spellStart"/>
            <w:r>
              <w:rPr>
                <w:rFonts w:cs="Calibri"/>
                <w:sz w:val="24"/>
                <w:szCs w:val="24"/>
              </w:rPr>
              <w:t>Lâm</w:t>
            </w:r>
            <w:proofErr w:type="spellEnd"/>
            <w:r>
              <w:rPr>
                <w:rFonts w:cs="Calibri"/>
                <w:sz w:val="24"/>
                <w:szCs w:val="24"/>
              </w:rPr>
              <w:t xml:space="preserve"> </w:t>
            </w:r>
            <w:proofErr w:type="spellStart"/>
            <w:r>
              <w:rPr>
                <w:rFonts w:cs="Calibri"/>
                <w:sz w:val="24"/>
                <w:szCs w:val="24"/>
              </w:rPr>
              <w:t>Hữu</w:t>
            </w:r>
            <w:proofErr w:type="spellEnd"/>
            <w:r>
              <w:rPr>
                <w:rFonts w:cs="Calibri"/>
                <w:sz w:val="24"/>
                <w:szCs w:val="24"/>
              </w:rPr>
              <w:t xml:space="preserve"> </w:t>
            </w:r>
            <w:proofErr w:type="spellStart"/>
            <w:r>
              <w:rPr>
                <w:rFonts w:cs="Calibri"/>
                <w:sz w:val="24"/>
                <w:szCs w:val="24"/>
              </w:rPr>
              <w:t>Khánh</w:t>
            </w:r>
            <w:proofErr w:type="spellEnd"/>
            <w:r>
              <w:rPr>
                <w:rFonts w:cs="Calibri"/>
                <w:sz w:val="24"/>
                <w:szCs w:val="24"/>
              </w:rPr>
              <w:t xml:space="preserve"> </w:t>
            </w:r>
            <w:proofErr w:type="spellStart"/>
            <w:r>
              <w:rPr>
                <w:rFonts w:cs="Calibri"/>
                <w:sz w:val="24"/>
                <w:szCs w:val="24"/>
              </w:rPr>
              <w:t>Phương</w:t>
            </w:r>
            <w:proofErr w:type="spellEnd"/>
          </w:p>
        </w:tc>
        <w:tc>
          <w:tcPr>
            <w:tcW w:w="1939" w:type="dxa"/>
          </w:tcPr>
          <w:p w:rsidR="000D05A1" w:rsidRPr="002413DC" w:rsidRDefault="000D05A1" w:rsidP="009C1BCC">
            <w:pPr>
              <w:tabs>
                <w:tab w:val="left" w:leader="dot" w:pos="1080"/>
                <w:tab w:val="center" w:leader="dot" w:pos="4860"/>
                <w:tab w:val="decimal" w:leader="dot" w:pos="6840"/>
                <w:tab w:val="right" w:leader="dot" w:pos="9180"/>
              </w:tabs>
              <w:spacing w:before="120"/>
              <w:cnfStyle w:val="000000100000" w:firstRow="0" w:lastRow="0" w:firstColumn="0" w:lastColumn="0" w:oddVBand="0" w:evenVBand="0" w:oddHBand="1" w:evenHBand="0" w:firstRowFirstColumn="0" w:firstRowLastColumn="0" w:lastRowFirstColumn="0" w:lastRowLastColumn="0"/>
              <w:rPr>
                <w:rFonts w:cs="Calibri"/>
                <w:sz w:val="24"/>
                <w:szCs w:val="24"/>
              </w:rPr>
            </w:pPr>
            <w:r>
              <w:rPr>
                <w:rFonts w:cs="Calibri"/>
                <w:sz w:val="24"/>
                <w:szCs w:val="24"/>
              </w:rPr>
              <w:t>Supervisor</w:t>
            </w:r>
          </w:p>
        </w:tc>
        <w:tc>
          <w:tcPr>
            <w:cnfStyle w:val="000010000000" w:firstRow="0" w:lastRow="0" w:firstColumn="0" w:lastColumn="0" w:oddVBand="1" w:evenVBand="0" w:oddHBand="0" w:evenHBand="0" w:firstRowFirstColumn="0" w:firstRowLastColumn="0" w:lastRowFirstColumn="0" w:lastRowLastColumn="0"/>
            <w:tcW w:w="4541" w:type="dxa"/>
          </w:tcPr>
          <w:p w:rsidR="000D05A1" w:rsidRPr="00077910" w:rsidRDefault="000D05A1" w:rsidP="000D05A1">
            <w:pPr>
              <w:pStyle w:val="ListParagraph"/>
              <w:numPr>
                <w:ilvl w:val="0"/>
                <w:numId w:val="35"/>
              </w:numPr>
              <w:tabs>
                <w:tab w:val="left" w:leader="dot" w:pos="1080"/>
                <w:tab w:val="center" w:leader="dot" w:pos="4860"/>
                <w:tab w:val="decimal" w:leader="dot" w:pos="6840"/>
                <w:tab w:val="right" w:leader="dot" w:pos="9180"/>
              </w:tabs>
              <w:spacing w:before="120" w:after="120"/>
              <w:ind w:left="391"/>
              <w:rPr>
                <w:rFonts w:cs="Calibri"/>
                <w:sz w:val="24"/>
                <w:szCs w:val="24"/>
              </w:rPr>
            </w:pPr>
            <w:r w:rsidRPr="00077910">
              <w:rPr>
                <w:rFonts w:cs="Calibri"/>
                <w:sz w:val="24"/>
                <w:szCs w:val="24"/>
              </w:rPr>
              <w:t>Tracking &amp; managing progress</w:t>
            </w:r>
          </w:p>
          <w:p w:rsidR="000D05A1" w:rsidRPr="00077910" w:rsidRDefault="000D05A1" w:rsidP="000D05A1">
            <w:pPr>
              <w:pStyle w:val="ListParagraph"/>
              <w:numPr>
                <w:ilvl w:val="0"/>
                <w:numId w:val="35"/>
              </w:numPr>
              <w:tabs>
                <w:tab w:val="left" w:leader="dot" w:pos="1080"/>
                <w:tab w:val="center" w:leader="dot" w:pos="4860"/>
                <w:tab w:val="decimal" w:leader="dot" w:pos="6840"/>
                <w:tab w:val="right" w:leader="dot" w:pos="9180"/>
              </w:tabs>
              <w:spacing w:before="120" w:after="120"/>
              <w:ind w:left="391"/>
              <w:rPr>
                <w:rFonts w:cs="Calibri"/>
                <w:sz w:val="24"/>
                <w:szCs w:val="24"/>
              </w:rPr>
            </w:pPr>
            <w:r w:rsidRPr="00077910">
              <w:rPr>
                <w:rFonts w:cs="Calibri"/>
                <w:sz w:val="24"/>
                <w:szCs w:val="24"/>
              </w:rPr>
              <w:t>Advising Idea &amp; solutions</w:t>
            </w:r>
          </w:p>
          <w:p w:rsidR="000D05A1" w:rsidRPr="00077910" w:rsidRDefault="000D05A1" w:rsidP="000D05A1">
            <w:pPr>
              <w:pStyle w:val="ListParagraph"/>
              <w:numPr>
                <w:ilvl w:val="0"/>
                <w:numId w:val="35"/>
              </w:numPr>
              <w:tabs>
                <w:tab w:val="left" w:leader="dot" w:pos="1080"/>
                <w:tab w:val="center" w:leader="dot" w:pos="4860"/>
                <w:tab w:val="decimal" w:leader="dot" w:pos="6840"/>
                <w:tab w:val="right" w:leader="dot" w:pos="9180"/>
              </w:tabs>
              <w:spacing w:before="120" w:after="120"/>
              <w:ind w:left="391"/>
              <w:rPr>
                <w:rFonts w:cs="Calibri"/>
                <w:sz w:val="24"/>
                <w:szCs w:val="24"/>
              </w:rPr>
            </w:pPr>
            <w:r w:rsidRPr="00077910">
              <w:rPr>
                <w:rFonts w:cs="Calibri"/>
                <w:sz w:val="24"/>
                <w:szCs w:val="24"/>
              </w:rPr>
              <w:t>Suggesting &amp; supporting in technologies</w:t>
            </w:r>
          </w:p>
        </w:tc>
      </w:tr>
      <w:tr w:rsidR="000D05A1" w:rsidRPr="002413DC" w:rsidTr="009C1BCC">
        <w:trPr>
          <w:trHeight w:val="20"/>
        </w:trPr>
        <w:tc>
          <w:tcPr>
            <w:cnfStyle w:val="000010000000" w:firstRow="0" w:lastRow="0" w:firstColumn="0" w:lastColumn="0" w:oddVBand="1" w:evenVBand="0" w:oddHBand="0" w:evenHBand="0" w:firstRowFirstColumn="0" w:firstRowLastColumn="0" w:lastRowFirstColumn="0" w:lastRowLastColumn="0"/>
            <w:tcW w:w="2849" w:type="dxa"/>
            <w:hideMark/>
          </w:tcPr>
          <w:p w:rsidR="000D05A1" w:rsidRPr="002413DC" w:rsidRDefault="000D05A1" w:rsidP="009C1BCC">
            <w:pPr>
              <w:tabs>
                <w:tab w:val="left" w:leader="dot" w:pos="1080"/>
                <w:tab w:val="center" w:leader="dot" w:pos="4860"/>
                <w:tab w:val="decimal" w:leader="dot" w:pos="6840"/>
                <w:tab w:val="right" w:leader="dot" w:pos="9180"/>
              </w:tabs>
              <w:spacing w:before="120"/>
              <w:rPr>
                <w:rFonts w:cs="Calibri"/>
                <w:sz w:val="24"/>
                <w:szCs w:val="24"/>
              </w:rPr>
            </w:pPr>
            <w:proofErr w:type="spellStart"/>
            <w:r>
              <w:rPr>
                <w:rFonts w:cs="Calibri"/>
                <w:sz w:val="24"/>
                <w:szCs w:val="24"/>
              </w:rPr>
              <w:t>Lê</w:t>
            </w:r>
            <w:proofErr w:type="spellEnd"/>
            <w:r>
              <w:rPr>
                <w:rFonts w:cs="Calibri"/>
                <w:sz w:val="24"/>
                <w:szCs w:val="24"/>
              </w:rPr>
              <w:t xml:space="preserve"> </w:t>
            </w:r>
            <w:proofErr w:type="spellStart"/>
            <w:r>
              <w:rPr>
                <w:rFonts w:cs="Calibri"/>
                <w:sz w:val="24"/>
                <w:szCs w:val="24"/>
              </w:rPr>
              <w:t>Anh</w:t>
            </w:r>
            <w:proofErr w:type="spellEnd"/>
            <w:r>
              <w:rPr>
                <w:rFonts w:cs="Calibri"/>
                <w:sz w:val="24"/>
                <w:szCs w:val="24"/>
              </w:rPr>
              <w:t xml:space="preserve"> </w:t>
            </w:r>
            <w:proofErr w:type="spellStart"/>
            <w:r>
              <w:rPr>
                <w:rFonts w:cs="Calibri"/>
                <w:sz w:val="24"/>
                <w:szCs w:val="24"/>
              </w:rPr>
              <w:t>Đảo</w:t>
            </w:r>
            <w:proofErr w:type="spellEnd"/>
          </w:p>
        </w:tc>
        <w:tc>
          <w:tcPr>
            <w:tcW w:w="1939" w:type="dxa"/>
            <w:hideMark/>
          </w:tcPr>
          <w:p w:rsidR="000D05A1" w:rsidRPr="002413DC" w:rsidRDefault="000D05A1" w:rsidP="009C1BCC">
            <w:pPr>
              <w:tabs>
                <w:tab w:val="left" w:leader="dot" w:pos="1080"/>
                <w:tab w:val="center" w:leader="dot" w:pos="4860"/>
                <w:tab w:val="decimal" w:leader="dot" w:pos="6840"/>
                <w:tab w:val="right" w:leader="dot" w:pos="9180"/>
              </w:tabs>
              <w:spacing w:before="120"/>
              <w:cnfStyle w:val="000000000000" w:firstRow="0" w:lastRow="0" w:firstColumn="0" w:lastColumn="0" w:oddVBand="0" w:evenVBand="0" w:oddHBand="0" w:evenHBand="0" w:firstRowFirstColumn="0" w:firstRowLastColumn="0" w:lastRowFirstColumn="0" w:lastRowLastColumn="0"/>
              <w:rPr>
                <w:rFonts w:cs="Calibri"/>
                <w:sz w:val="24"/>
                <w:szCs w:val="24"/>
              </w:rPr>
            </w:pPr>
            <w:r w:rsidRPr="002413DC">
              <w:rPr>
                <w:rFonts w:cs="Calibri"/>
                <w:sz w:val="24"/>
                <w:szCs w:val="24"/>
              </w:rPr>
              <w:t xml:space="preserve">Team Leader, Developer, </w:t>
            </w:r>
            <w:r>
              <w:rPr>
                <w:rFonts w:cs="Calibri"/>
                <w:sz w:val="24"/>
                <w:szCs w:val="24"/>
              </w:rPr>
              <w:t>Business Analyst, Tester, QA</w:t>
            </w:r>
          </w:p>
        </w:tc>
        <w:tc>
          <w:tcPr>
            <w:cnfStyle w:val="000010000000" w:firstRow="0" w:lastRow="0" w:firstColumn="0" w:lastColumn="0" w:oddVBand="1" w:evenVBand="0" w:oddHBand="0" w:evenHBand="0" w:firstRowFirstColumn="0" w:firstRowLastColumn="0" w:lastRowFirstColumn="0" w:lastRowLastColumn="0"/>
            <w:tcW w:w="4541" w:type="dxa"/>
          </w:tcPr>
          <w:p w:rsidR="000D05A1" w:rsidRPr="00077910" w:rsidRDefault="000D05A1" w:rsidP="000D05A1">
            <w:pPr>
              <w:pStyle w:val="ListParagraph"/>
              <w:numPr>
                <w:ilvl w:val="0"/>
                <w:numId w:val="36"/>
              </w:numPr>
              <w:tabs>
                <w:tab w:val="left" w:leader="dot" w:pos="1080"/>
                <w:tab w:val="center" w:leader="dot" w:pos="4860"/>
                <w:tab w:val="decimal" w:leader="dot" w:pos="6840"/>
                <w:tab w:val="right" w:leader="dot" w:pos="9180"/>
              </w:tabs>
              <w:spacing w:before="120" w:after="120"/>
              <w:ind w:left="391"/>
              <w:rPr>
                <w:rFonts w:cs="Calibri"/>
                <w:sz w:val="24"/>
                <w:szCs w:val="24"/>
              </w:rPr>
            </w:pPr>
            <w:r w:rsidRPr="00077910">
              <w:rPr>
                <w:rFonts w:cs="Calibri"/>
                <w:sz w:val="24"/>
                <w:szCs w:val="24"/>
              </w:rPr>
              <w:t xml:space="preserve">Tracking &amp; managing progress </w:t>
            </w:r>
          </w:p>
          <w:p w:rsidR="000D05A1" w:rsidRPr="00077910" w:rsidRDefault="000D05A1" w:rsidP="000D05A1">
            <w:pPr>
              <w:pStyle w:val="ListParagraph"/>
              <w:numPr>
                <w:ilvl w:val="0"/>
                <w:numId w:val="36"/>
              </w:numPr>
              <w:tabs>
                <w:tab w:val="left" w:leader="dot" w:pos="1080"/>
                <w:tab w:val="center" w:leader="dot" w:pos="4860"/>
                <w:tab w:val="decimal" w:leader="dot" w:pos="6840"/>
                <w:tab w:val="right" w:leader="dot" w:pos="9180"/>
              </w:tabs>
              <w:spacing w:before="120" w:after="120"/>
              <w:ind w:left="391"/>
              <w:rPr>
                <w:rFonts w:cs="Calibri"/>
                <w:sz w:val="24"/>
                <w:szCs w:val="24"/>
              </w:rPr>
            </w:pPr>
            <w:r w:rsidRPr="00077910">
              <w:rPr>
                <w:rFonts w:cs="Calibri"/>
                <w:sz w:val="24"/>
                <w:szCs w:val="24"/>
              </w:rPr>
              <w:t>Designing database</w:t>
            </w:r>
          </w:p>
          <w:p w:rsidR="000D05A1" w:rsidRPr="00077910" w:rsidRDefault="000D05A1" w:rsidP="000D05A1">
            <w:pPr>
              <w:pStyle w:val="ListParagraph"/>
              <w:numPr>
                <w:ilvl w:val="0"/>
                <w:numId w:val="36"/>
              </w:numPr>
              <w:tabs>
                <w:tab w:val="left" w:leader="dot" w:pos="1080"/>
                <w:tab w:val="center" w:leader="dot" w:pos="4860"/>
                <w:tab w:val="decimal" w:leader="dot" w:pos="6840"/>
                <w:tab w:val="right" w:leader="dot" w:pos="9180"/>
              </w:tabs>
              <w:spacing w:before="120" w:after="120"/>
              <w:ind w:left="391"/>
              <w:rPr>
                <w:rFonts w:cs="Calibri"/>
                <w:sz w:val="24"/>
                <w:szCs w:val="24"/>
              </w:rPr>
            </w:pPr>
            <w:r w:rsidRPr="00077910">
              <w:rPr>
                <w:rFonts w:cs="Calibri"/>
                <w:sz w:val="24"/>
                <w:szCs w:val="24"/>
              </w:rPr>
              <w:t>Creating coding framework</w:t>
            </w:r>
          </w:p>
          <w:p w:rsidR="000D05A1" w:rsidRPr="00077910" w:rsidRDefault="000D05A1" w:rsidP="000D05A1">
            <w:pPr>
              <w:pStyle w:val="ListParagraph"/>
              <w:numPr>
                <w:ilvl w:val="0"/>
                <w:numId w:val="36"/>
              </w:numPr>
              <w:tabs>
                <w:tab w:val="left" w:leader="dot" w:pos="1080"/>
                <w:tab w:val="center" w:leader="dot" w:pos="4860"/>
                <w:tab w:val="decimal" w:leader="dot" w:pos="6840"/>
                <w:tab w:val="right" w:leader="dot" w:pos="9180"/>
              </w:tabs>
              <w:spacing w:before="120" w:after="120"/>
              <w:ind w:left="391"/>
              <w:rPr>
                <w:rFonts w:cs="Calibri"/>
                <w:sz w:val="24"/>
                <w:szCs w:val="24"/>
              </w:rPr>
            </w:pPr>
            <w:r w:rsidRPr="00077910">
              <w:rPr>
                <w:rFonts w:cs="Calibri"/>
                <w:sz w:val="24"/>
                <w:szCs w:val="24"/>
              </w:rPr>
              <w:t xml:space="preserve">Analyzing requirements </w:t>
            </w:r>
          </w:p>
          <w:p w:rsidR="000D05A1" w:rsidRPr="00077910" w:rsidRDefault="000D05A1" w:rsidP="000D05A1">
            <w:pPr>
              <w:pStyle w:val="ListParagraph"/>
              <w:numPr>
                <w:ilvl w:val="0"/>
                <w:numId w:val="36"/>
              </w:numPr>
              <w:tabs>
                <w:tab w:val="left" w:leader="dot" w:pos="1080"/>
                <w:tab w:val="center" w:leader="dot" w:pos="4860"/>
                <w:tab w:val="decimal" w:leader="dot" w:pos="6840"/>
                <w:tab w:val="right" w:leader="dot" w:pos="9180"/>
              </w:tabs>
              <w:spacing w:before="120" w:after="120"/>
              <w:ind w:left="391"/>
              <w:rPr>
                <w:rFonts w:cs="Calibri"/>
                <w:sz w:val="24"/>
                <w:szCs w:val="24"/>
              </w:rPr>
            </w:pPr>
            <w:r w:rsidRPr="00077910">
              <w:rPr>
                <w:rFonts w:cs="Calibri"/>
                <w:sz w:val="24"/>
                <w:szCs w:val="24"/>
              </w:rPr>
              <w:t>Planning &amp; scheduling</w:t>
            </w:r>
          </w:p>
          <w:p w:rsidR="000D05A1" w:rsidRPr="00077910" w:rsidRDefault="000D05A1" w:rsidP="000D05A1">
            <w:pPr>
              <w:pStyle w:val="ListParagraph"/>
              <w:numPr>
                <w:ilvl w:val="0"/>
                <w:numId w:val="36"/>
              </w:numPr>
              <w:tabs>
                <w:tab w:val="left" w:leader="dot" w:pos="1080"/>
                <w:tab w:val="center" w:leader="dot" w:pos="4860"/>
                <w:tab w:val="decimal" w:leader="dot" w:pos="6840"/>
                <w:tab w:val="right" w:leader="dot" w:pos="9180"/>
              </w:tabs>
              <w:spacing w:before="120" w:after="120"/>
              <w:ind w:left="391"/>
              <w:rPr>
                <w:rFonts w:cs="Calibri"/>
                <w:sz w:val="24"/>
                <w:szCs w:val="24"/>
              </w:rPr>
            </w:pPr>
            <w:r w:rsidRPr="00077910">
              <w:rPr>
                <w:rFonts w:cs="Calibri"/>
                <w:sz w:val="24"/>
                <w:szCs w:val="24"/>
              </w:rPr>
              <w:t>Coding</w:t>
            </w:r>
          </w:p>
          <w:p w:rsidR="000D05A1" w:rsidRPr="00077910" w:rsidRDefault="000D05A1" w:rsidP="000D05A1">
            <w:pPr>
              <w:pStyle w:val="ListParagraph"/>
              <w:numPr>
                <w:ilvl w:val="0"/>
                <w:numId w:val="36"/>
              </w:numPr>
              <w:tabs>
                <w:tab w:val="left" w:leader="dot" w:pos="1080"/>
                <w:tab w:val="center" w:leader="dot" w:pos="4860"/>
                <w:tab w:val="decimal" w:leader="dot" w:pos="6840"/>
                <w:tab w:val="right" w:leader="dot" w:pos="9180"/>
              </w:tabs>
              <w:spacing w:before="120" w:after="120"/>
              <w:ind w:left="391"/>
              <w:rPr>
                <w:rFonts w:cs="Calibri"/>
                <w:sz w:val="24"/>
                <w:szCs w:val="24"/>
              </w:rPr>
            </w:pPr>
            <w:r w:rsidRPr="00077910">
              <w:rPr>
                <w:rFonts w:cs="Calibri"/>
                <w:sz w:val="24"/>
                <w:szCs w:val="24"/>
              </w:rPr>
              <w:t>Testing</w:t>
            </w:r>
          </w:p>
          <w:p w:rsidR="000D05A1" w:rsidRPr="00077910" w:rsidRDefault="000D05A1" w:rsidP="000D05A1">
            <w:pPr>
              <w:pStyle w:val="ListParagraph"/>
              <w:numPr>
                <w:ilvl w:val="0"/>
                <w:numId w:val="36"/>
              </w:numPr>
              <w:tabs>
                <w:tab w:val="left" w:leader="dot" w:pos="1080"/>
                <w:tab w:val="center" w:leader="dot" w:pos="4860"/>
                <w:tab w:val="decimal" w:leader="dot" w:pos="6840"/>
                <w:tab w:val="right" w:leader="dot" w:pos="9180"/>
              </w:tabs>
              <w:spacing w:before="120" w:after="120"/>
              <w:ind w:left="391"/>
              <w:rPr>
                <w:rFonts w:cs="Calibri"/>
                <w:sz w:val="24"/>
                <w:szCs w:val="24"/>
              </w:rPr>
            </w:pPr>
            <w:r w:rsidRPr="00077910">
              <w:rPr>
                <w:rFonts w:cs="Calibri"/>
                <w:sz w:val="24"/>
                <w:szCs w:val="24"/>
              </w:rPr>
              <w:t>Writing documents &amp; reports</w:t>
            </w:r>
          </w:p>
        </w:tc>
      </w:tr>
      <w:tr w:rsidR="000D05A1" w:rsidRPr="002413DC" w:rsidTr="009C1BCC">
        <w:trPr>
          <w:cnfStyle w:val="000000100000" w:firstRow="0" w:lastRow="0" w:firstColumn="0" w:lastColumn="0" w:oddVBand="0" w:evenVBand="0" w:oddHBand="1" w:evenHBand="0" w:firstRowFirstColumn="0" w:firstRowLastColumn="0" w:lastRowFirstColumn="0" w:lastRowLastColumn="0"/>
          <w:trHeight w:val="20"/>
        </w:trPr>
        <w:tc>
          <w:tcPr>
            <w:cnfStyle w:val="000010000000" w:firstRow="0" w:lastRow="0" w:firstColumn="0" w:lastColumn="0" w:oddVBand="1" w:evenVBand="0" w:oddHBand="0" w:evenHBand="0" w:firstRowFirstColumn="0" w:firstRowLastColumn="0" w:lastRowFirstColumn="0" w:lastRowLastColumn="0"/>
            <w:tcW w:w="2849" w:type="dxa"/>
            <w:hideMark/>
          </w:tcPr>
          <w:p w:rsidR="000D05A1" w:rsidRPr="002413DC" w:rsidRDefault="000D05A1" w:rsidP="009C1BCC">
            <w:pPr>
              <w:tabs>
                <w:tab w:val="left" w:leader="dot" w:pos="1080"/>
                <w:tab w:val="center" w:leader="dot" w:pos="4860"/>
                <w:tab w:val="decimal" w:leader="dot" w:pos="6840"/>
                <w:tab w:val="right" w:leader="dot" w:pos="9180"/>
              </w:tabs>
              <w:spacing w:before="120"/>
              <w:rPr>
                <w:rFonts w:cs="Calibri"/>
                <w:sz w:val="24"/>
                <w:szCs w:val="24"/>
              </w:rPr>
            </w:pPr>
            <w:proofErr w:type="spellStart"/>
            <w:r>
              <w:rPr>
                <w:rFonts w:cs="Calibri"/>
                <w:sz w:val="24"/>
                <w:szCs w:val="24"/>
              </w:rPr>
              <w:t>Nguyễn</w:t>
            </w:r>
            <w:proofErr w:type="spellEnd"/>
            <w:r>
              <w:rPr>
                <w:rFonts w:cs="Calibri"/>
                <w:sz w:val="24"/>
                <w:szCs w:val="24"/>
              </w:rPr>
              <w:t xml:space="preserve"> </w:t>
            </w:r>
            <w:proofErr w:type="spellStart"/>
            <w:r>
              <w:rPr>
                <w:rFonts w:cs="Calibri"/>
                <w:sz w:val="24"/>
                <w:szCs w:val="24"/>
              </w:rPr>
              <w:t>Bá</w:t>
            </w:r>
            <w:proofErr w:type="spellEnd"/>
            <w:r>
              <w:rPr>
                <w:rFonts w:cs="Calibri"/>
                <w:sz w:val="24"/>
                <w:szCs w:val="24"/>
              </w:rPr>
              <w:t xml:space="preserve"> </w:t>
            </w:r>
            <w:proofErr w:type="spellStart"/>
            <w:r>
              <w:rPr>
                <w:rFonts w:cs="Calibri"/>
                <w:sz w:val="24"/>
                <w:szCs w:val="24"/>
              </w:rPr>
              <w:t>Linh</w:t>
            </w:r>
            <w:proofErr w:type="spellEnd"/>
          </w:p>
        </w:tc>
        <w:tc>
          <w:tcPr>
            <w:tcW w:w="1939" w:type="dxa"/>
            <w:hideMark/>
          </w:tcPr>
          <w:p w:rsidR="000D05A1" w:rsidRPr="002413DC" w:rsidRDefault="000D05A1" w:rsidP="009C1BCC">
            <w:pPr>
              <w:tabs>
                <w:tab w:val="left" w:leader="dot" w:pos="1080"/>
                <w:tab w:val="center" w:leader="dot" w:pos="4860"/>
                <w:tab w:val="decimal" w:leader="dot" w:pos="6840"/>
                <w:tab w:val="right" w:leader="dot" w:pos="9180"/>
              </w:tabs>
              <w:spacing w:before="120"/>
              <w:cnfStyle w:val="000000100000" w:firstRow="0" w:lastRow="0" w:firstColumn="0" w:lastColumn="0" w:oddVBand="0" w:evenVBand="0" w:oddHBand="1" w:evenHBand="0" w:firstRowFirstColumn="0" w:firstRowLastColumn="0" w:lastRowFirstColumn="0" w:lastRowLastColumn="0"/>
              <w:rPr>
                <w:rFonts w:cs="Calibri"/>
                <w:sz w:val="24"/>
                <w:szCs w:val="24"/>
              </w:rPr>
            </w:pPr>
            <w:r w:rsidRPr="002413DC">
              <w:rPr>
                <w:rFonts w:cs="Calibri"/>
                <w:sz w:val="24"/>
                <w:szCs w:val="24"/>
              </w:rPr>
              <w:t xml:space="preserve">Developer, </w:t>
            </w:r>
            <w:r>
              <w:rPr>
                <w:rFonts w:cs="Calibri"/>
                <w:sz w:val="24"/>
                <w:szCs w:val="24"/>
              </w:rPr>
              <w:t xml:space="preserve">Business Analyst, </w:t>
            </w:r>
            <w:r w:rsidRPr="002413DC">
              <w:rPr>
                <w:rFonts w:cs="Calibri"/>
                <w:sz w:val="24"/>
                <w:szCs w:val="24"/>
              </w:rPr>
              <w:t>Tester</w:t>
            </w:r>
          </w:p>
        </w:tc>
        <w:tc>
          <w:tcPr>
            <w:cnfStyle w:val="000010000000" w:firstRow="0" w:lastRow="0" w:firstColumn="0" w:lastColumn="0" w:oddVBand="1" w:evenVBand="0" w:oddHBand="0" w:evenHBand="0" w:firstRowFirstColumn="0" w:firstRowLastColumn="0" w:lastRowFirstColumn="0" w:lastRowLastColumn="0"/>
            <w:tcW w:w="4541" w:type="dxa"/>
          </w:tcPr>
          <w:p w:rsidR="000D05A1" w:rsidRPr="00077910" w:rsidRDefault="000D05A1" w:rsidP="000D05A1">
            <w:pPr>
              <w:pStyle w:val="ListParagraph"/>
              <w:numPr>
                <w:ilvl w:val="0"/>
                <w:numId w:val="37"/>
              </w:numPr>
              <w:tabs>
                <w:tab w:val="left" w:leader="dot" w:pos="1080"/>
                <w:tab w:val="center" w:leader="dot" w:pos="4860"/>
                <w:tab w:val="decimal" w:leader="dot" w:pos="6840"/>
                <w:tab w:val="right" w:leader="dot" w:pos="9180"/>
              </w:tabs>
              <w:spacing w:before="120" w:after="120"/>
              <w:ind w:left="391"/>
              <w:rPr>
                <w:rFonts w:cs="Calibri"/>
                <w:sz w:val="24"/>
                <w:szCs w:val="24"/>
              </w:rPr>
            </w:pPr>
            <w:r w:rsidRPr="00077910">
              <w:rPr>
                <w:rFonts w:cs="Calibri"/>
                <w:sz w:val="24"/>
                <w:szCs w:val="24"/>
              </w:rPr>
              <w:t xml:space="preserve">Analyzing requirements </w:t>
            </w:r>
          </w:p>
          <w:p w:rsidR="000D05A1" w:rsidRPr="00077910" w:rsidRDefault="000D05A1" w:rsidP="000D05A1">
            <w:pPr>
              <w:pStyle w:val="ListParagraph"/>
              <w:numPr>
                <w:ilvl w:val="0"/>
                <w:numId w:val="37"/>
              </w:numPr>
              <w:tabs>
                <w:tab w:val="left" w:leader="dot" w:pos="1080"/>
                <w:tab w:val="center" w:leader="dot" w:pos="4860"/>
                <w:tab w:val="decimal" w:leader="dot" w:pos="6840"/>
                <w:tab w:val="right" w:leader="dot" w:pos="9180"/>
              </w:tabs>
              <w:spacing w:before="120" w:after="120"/>
              <w:ind w:left="391"/>
              <w:rPr>
                <w:rFonts w:cs="Calibri"/>
                <w:sz w:val="24"/>
                <w:szCs w:val="24"/>
              </w:rPr>
            </w:pPr>
            <w:r w:rsidRPr="00077910">
              <w:rPr>
                <w:rFonts w:cs="Calibri"/>
                <w:sz w:val="24"/>
                <w:szCs w:val="24"/>
              </w:rPr>
              <w:t>Coding</w:t>
            </w:r>
          </w:p>
          <w:p w:rsidR="000D05A1" w:rsidRPr="00077910" w:rsidRDefault="000D05A1" w:rsidP="000D05A1">
            <w:pPr>
              <w:pStyle w:val="ListParagraph"/>
              <w:numPr>
                <w:ilvl w:val="0"/>
                <w:numId w:val="37"/>
              </w:numPr>
              <w:tabs>
                <w:tab w:val="left" w:leader="dot" w:pos="1080"/>
                <w:tab w:val="center" w:leader="dot" w:pos="4860"/>
                <w:tab w:val="decimal" w:leader="dot" w:pos="6840"/>
                <w:tab w:val="right" w:leader="dot" w:pos="9180"/>
              </w:tabs>
              <w:spacing w:before="120" w:after="120"/>
              <w:ind w:left="391"/>
              <w:rPr>
                <w:rFonts w:cs="Calibri"/>
                <w:sz w:val="24"/>
                <w:szCs w:val="24"/>
              </w:rPr>
            </w:pPr>
            <w:r w:rsidRPr="00077910">
              <w:rPr>
                <w:rFonts w:cs="Calibri"/>
                <w:sz w:val="24"/>
                <w:szCs w:val="24"/>
              </w:rPr>
              <w:t>Writing documents</w:t>
            </w:r>
          </w:p>
          <w:p w:rsidR="000D05A1" w:rsidRPr="00077910" w:rsidRDefault="000D05A1" w:rsidP="000D05A1">
            <w:pPr>
              <w:pStyle w:val="ListParagraph"/>
              <w:numPr>
                <w:ilvl w:val="0"/>
                <w:numId w:val="37"/>
              </w:numPr>
              <w:tabs>
                <w:tab w:val="left" w:leader="dot" w:pos="1080"/>
                <w:tab w:val="center" w:leader="dot" w:pos="4860"/>
                <w:tab w:val="decimal" w:leader="dot" w:pos="6840"/>
                <w:tab w:val="right" w:leader="dot" w:pos="9180"/>
              </w:tabs>
              <w:spacing w:before="120" w:after="120"/>
              <w:ind w:left="391"/>
              <w:rPr>
                <w:rFonts w:cs="Calibri"/>
                <w:sz w:val="24"/>
                <w:szCs w:val="24"/>
              </w:rPr>
            </w:pPr>
            <w:r w:rsidRPr="00077910">
              <w:rPr>
                <w:rFonts w:cs="Calibri"/>
                <w:sz w:val="24"/>
                <w:szCs w:val="24"/>
              </w:rPr>
              <w:t>Testing</w:t>
            </w:r>
          </w:p>
        </w:tc>
      </w:tr>
      <w:tr w:rsidR="000D05A1" w:rsidRPr="002413DC" w:rsidTr="009C1BCC">
        <w:trPr>
          <w:trHeight w:val="20"/>
        </w:trPr>
        <w:tc>
          <w:tcPr>
            <w:cnfStyle w:val="000010000000" w:firstRow="0" w:lastRow="0" w:firstColumn="0" w:lastColumn="0" w:oddVBand="1" w:evenVBand="0" w:oddHBand="0" w:evenHBand="0" w:firstRowFirstColumn="0" w:firstRowLastColumn="0" w:lastRowFirstColumn="0" w:lastRowLastColumn="0"/>
            <w:tcW w:w="2849" w:type="dxa"/>
            <w:hideMark/>
          </w:tcPr>
          <w:p w:rsidR="000D05A1" w:rsidRPr="002413DC" w:rsidRDefault="000D05A1" w:rsidP="009C1BCC">
            <w:pPr>
              <w:tabs>
                <w:tab w:val="left" w:leader="dot" w:pos="1080"/>
                <w:tab w:val="center" w:leader="dot" w:pos="4860"/>
                <w:tab w:val="decimal" w:leader="dot" w:pos="6840"/>
                <w:tab w:val="right" w:leader="dot" w:pos="9180"/>
              </w:tabs>
              <w:spacing w:before="120"/>
              <w:rPr>
                <w:rFonts w:cs="Calibri"/>
                <w:sz w:val="24"/>
                <w:szCs w:val="24"/>
              </w:rPr>
            </w:pPr>
            <w:proofErr w:type="spellStart"/>
            <w:r>
              <w:rPr>
                <w:rFonts w:cs="Calibri"/>
                <w:sz w:val="24"/>
                <w:szCs w:val="24"/>
              </w:rPr>
              <w:t>Hồ</w:t>
            </w:r>
            <w:proofErr w:type="spellEnd"/>
            <w:r>
              <w:rPr>
                <w:rFonts w:cs="Calibri"/>
                <w:sz w:val="24"/>
                <w:szCs w:val="24"/>
              </w:rPr>
              <w:t xml:space="preserve"> </w:t>
            </w:r>
            <w:proofErr w:type="spellStart"/>
            <w:r>
              <w:rPr>
                <w:rFonts w:cs="Calibri"/>
                <w:sz w:val="24"/>
                <w:szCs w:val="24"/>
              </w:rPr>
              <w:t>Hữu</w:t>
            </w:r>
            <w:proofErr w:type="spellEnd"/>
            <w:r>
              <w:rPr>
                <w:rFonts w:cs="Calibri"/>
                <w:sz w:val="24"/>
                <w:szCs w:val="24"/>
              </w:rPr>
              <w:t xml:space="preserve"> </w:t>
            </w:r>
            <w:proofErr w:type="spellStart"/>
            <w:r>
              <w:rPr>
                <w:rFonts w:cs="Calibri"/>
                <w:sz w:val="24"/>
                <w:szCs w:val="24"/>
              </w:rPr>
              <w:t>Tài</w:t>
            </w:r>
            <w:proofErr w:type="spellEnd"/>
          </w:p>
        </w:tc>
        <w:tc>
          <w:tcPr>
            <w:tcW w:w="1939" w:type="dxa"/>
            <w:hideMark/>
          </w:tcPr>
          <w:p w:rsidR="000D05A1" w:rsidRPr="002413DC" w:rsidRDefault="000D05A1" w:rsidP="009C1BCC">
            <w:pPr>
              <w:tabs>
                <w:tab w:val="left" w:leader="dot" w:pos="1080"/>
                <w:tab w:val="center" w:leader="dot" w:pos="4860"/>
                <w:tab w:val="decimal" w:leader="dot" w:pos="6840"/>
                <w:tab w:val="right" w:leader="dot" w:pos="9180"/>
              </w:tabs>
              <w:spacing w:before="120"/>
              <w:cnfStyle w:val="000000000000" w:firstRow="0" w:lastRow="0" w:firstColumn="0" w:lastColumn="0" w:oddVBand="0" w:evenVBand="0" w:oddHBand="0" w:evenHBand="0" w:firstRowFirstColumn="0" w:firstRowLastColumn="0" w:lastRowFirstColumn="0" w:lastRowLastColumn="0"/>
              <w:rPr>
                <w:rFonts w:cs="Calibri"/>
                <w:sz w:val="24"/>
                <w:szCs w:val="24"/>
              </w:rPr>
            </w:pPr>
            <w:r w:rsidRPr="002413DC">
              <w:rPr>
                <w:rFonts w:cs="Calibri"/>
                <w:sz w:val="24"/>
                <w:szCs w:val="24"/>
              </w:rPr>
              <w:t xml:space="preserve">Developer, </w:t>
            </w:r>
            <w:r>
              <w:rPr>
                <w:rFonts w:cs="Calibri"/>
                <w:sz w:val="24"/>
                <w:szCs w:val="24"/>
              </w:rPr>
              <w:t>Business Analyst, Tester</w:t>
            </w:r>
          </w:p>
        </w:tc>
        <w:tc>
          <w:tcPr>
            <w:cnfStyle w:val="000010000000" w:firstRow="0" w:lastRow="0" w:firstColumn="0" w:lastColumn="0" w:oddVBand="1" w:evenVBand="0" w:oddHBand="0" w:evenHBand="0" w:firstRowFirstColumn="0" w:firstRowLastColumn="0" w:lastRowFirstColumn="0" w:lastRowLastColumn="0"/>
            <w:tcW w:w="4541" w:type="dxa"/>
          </w:tcPr>
          <w:p w:rsidR="000D05A1" w:rsidRPr="00077910" w:rsidRDefault="000D05A1" w:rsidP="000D05A1">
            <w:pPr>
              <w:pStyle w:val="ListParagraph"/>
              <w:numPr>
                <w:ilvl w:val="0"/>
                <w:numId w:val="37"/>
              </w:numPr>
              <w:tabs>
                <w:tab w:val="left" w:leader="dot" w:pos="1080"/>
                <w:tab w:val="center" w:leader="dot" w:pos="4860"/>
                <w:tab w:val="decimal" w:leader="dot" w:pos="6840"/>
                <w:tab w:val="right" w:leader="dot" w:pos="9180"/>
              </w:tabs>
              <w:spacing w:before="120" w:after="120"/>
              <w:ind w:left="391"/>
              <w:rPr>
                <w:rFonts w:cs="Calibri"/>
                <w:sz w:val="24"/>
                <w:szCs w:val="24"/>
              </w:rPr>
            </w:pPr>
            <w:r w:rsidRPr="00077910">
              <w:rPr>
                <w:rFonts w:cs="Calibri"/>
                <w:sz w:val="24"/>
                <w:szCs w:val="24"/>
              </w:rPr>
              <w:t xml:space="preserve">Analyzing requirements </w:t>
            </w:r>
          </w:p>
          <w:p w:rsidR="000D05A1" w:rsidRPr="00077910" w:rsidRDefault="000D05A1" w:rsidP="000D05A1">
            <w:pPr>
              <w:pStyle w:val="ListParagraph"/>
              <w:numPr>
                <w:ilvl w:val="0"/>
                <w:numId w:val="37"/>
              </w:numPr>
              <w:tabs>
                <w:tab w:val="left" w:leader="dot" w:pos="1080"/>
                <w:tab w:val="center" w:leader="dot" w:pos="4860"/>
                <w:tab w:val="decimal" w:leader="dot" w:pos="6840"/>
                <w:tab w:val="right" w:leader="dot" w:pos="9180"/>
              </w:tabs>
              <w:spacing w:before="120" w:after="120"/>
              <w:ind w:left="391"/>
              <w:rPr>
                <w:rFonts w:cs="Calibri"/>
                <w:sz w:val="24"/>
                <w:szCs w:val="24"/>
              </w:rPr>
            </w:pPr>
            <w:r w:rsidRPr="00077910">
              <w:rPr>
                <w:rFonts w:cs="Calibri"/>
                <w:sz w:val="24"/>
                <w:szCs w:val="24"/>
              </w:rPr>
              <w:t>Coding</w:t>
            </w:r>
          </w:p>
          <w:p w:rsidR="000D05A1" w:rsidRPr="00077910" w:rsidRDefault="000D05A1" w:rsidP="000D05A1">
            <w:pPr>
              <w:pStyle w:val="ListParagraph"/>
              <w:numPr>
                <w:ilvl w:val="0"/>
                <w:numId w:val="37"/>
              </w:numPr>
              <w:tabs>
                <w:tab w:val="left" w:leader="dot" w:pos="1080"/>
                <w:tab w:val="center" w:leader="dot" w:pos="4860"/>
                <w:tab w:val="decimal" w:leader="dot" w:pos="6840"/>
                <w:tab w:val="right" w:leader="dot" w:pos="9180"/>
              </w:tabs>
              <w:spacing w:before="120" w:after="120"/>
              <w:ind w:left="391"/>
              <w:rPr>
                <w:rFonts w:cs="Calibri"/>
                <w:sz w:val="24"/>
                <w:szCs w:val="24"/>
              </w:rPr>
            </w:pPr>
            <w:r w:rsidRPr="00077910">
              <w:rPr>
                <w:rFonts w:cs="Calibri"/>
                <w:sz w:val="24"/>
                <w:szCs w:val="24"/>
              </w:rPr>
              <w:t>Writing documents</w:t>
            </w:r>
          </w:p>
          <w:p w:rsidR="000D05A1" w:rsidRPr="00077910" w:rsidRDefault="000D05A1" w:rsidP="000D05A1">
            <w:pPr>
              <w:pStyle w:val="ListParagraph"/>
              <w:numPr>
                <w:ilvl w:val="0"/>
                <w:numId w:val="38"/>
              </w:numPr>
              <w:tabs>
                <w:tab w:val="left" w:leader="dot" w:pos="1080"/>
                <w:tab w:val="center" w:leader="dot" w:pos="4860"/>
                <w:tab w:val="decimal" w:leader="dot" w:pos="6840"/>
                <w:tab w:val="right" w:leader="dot" w:pos="9180"/>
              </w:tabs>
              <w:spacing w:before="120" w:after="120"/>
              <w:ind w:left="391"/>
              <w:rPr>
                <w:rFonts w:cs="Calibri"/>
                <w:sz w:val="24"/>
                <w:szCs w:val="24"/>
              </w:rPr>
            </w:pPr>
            <w:r w:rsidRPr="00077910">
              <w:rPr>
                <w:rFonts w:cs="Calibri"/>
                <w:sz w:val="24"/>
                <w:szCs w:val="24"/>
              </w:rPr>
              <w:t>Testing</w:t>
            </w:r>
          </w:p>
        </w:tc>
      </w:tr>
      <w:tr w:rsidR="000D05A1" w:rsidRPr="002413DC" w:rsidTr="009C1BCC">
        <w:trPr>
          <w:cnfStyle w:val="000000100000" w:firstRow="0" w:lastRow="0" w:firstColumn="0" w:lastColumn="0" w:oddVBand="0" w:evenVBand="0" w:oddHBand="1" w:evenHBand="0" w:firstRowFirstColumn="0" w:firstRowLastColumn="0" w:lastRowFirstColumn="0" w:lastRowLastColumn="0"/>
          <w:trHeight w:val="20"/>
        </w:trPr>
        <w:tc>
          <w:tcPr>
            <w:cnfStyle w:val="000010000000" w:firstRow="0" w:lastRow="0" w:firstColumn="0" w:lastColumn="0" w:oddVBand="1" w:evenVBand="0" w:oddHBand="0" w:evenHBand="0" w:firstRowFirstColumn="0" w:firstRowLastColumn="0" w:lastRowFirstColumn="0" w:lastRowLastColumn="0"/>
            <w:tcW w:w="2849" w:type="dxa"/>
            <w:hideMark/>
          </w:tcPr>
          <w:p w:rsidR="000D05A1" w:rsidRPr="002413DC" w:rsidRDefault="000D05A1" w:rsidP="009C1BCC">
            <w:pPr>
              <w:tabs>
                <w:tab w:val="left" w:leader="dot" w:pos="1080"/>
                <w:tab w:val="center" w:leader="dot" w:pos="4860"/>
                <w:tab w:val="decimal" w:leader="dot" w:pos="6840"/>
                <w:tab w:val="right" w:leader="dot" w:pos="9180"/>
              </w:tabs>
              <w:spacing w:before="120"/>
              <w:rPr>
                <w:rFonts w:cs="Calibri"/>
                <w:sz w:val="24"/>
                <w:szCs w:val="24"/>
              </w:rPr>
            </w:pPr>
            <w:proofErr w:type="spellStart"/>
            <w:r>
              <w:rPr>
                <w:rFonts w:cs="Calibri"/>
                <w:sz w:val="24"/>
                <w:szCs w:val="24"/>
              </w:rPr>
              <w:t>Thân</w:t>
            </w:r>
            <w:proofErr w:type="spellEnd"/>
            <w:r>
              <w:rPr>
                <w:rFonts w:cs="Calibri"/>
                <w:sz w:val="24"/>
                <w:szCs w:val="24"/>
              </w:rPr>
              <w:t xml:space="preserve"> </w:t>
            </w:r>
            <w:proofErr w:type="spellStart"/>
            <w:r>
              <w:rPr>
                <w:rFonts w:cs="Calibri"/>
                <w:sz w:val="24"/>
                <w:szCs w:val="24"/>
              </w:rPr>
              <w:t>Văn</w:t>
            </w:r>
            <w:proofErr w:type="spellEnd"/>
            <w:r>
              <w:rPr>
                <w:rFonts w:cs="Calibri"/>
                <w:sz w:val="24"/>
                <w:szCs w:val="24"/>
              </w:rPr>
              <w:t xml:space="preserve"> </w:t>
            </w:r>
            <w:proofErr w:type="spellStart"/>
            <w:r>
              <w:rPr>
                <w:rFonts w:cs="Calibri"/>
                <w:sz w:val="24"/>
                <w:szCs w:val="24"/>
              </w:rPr>
              <w:t>Thành</w:t>
            </w:r>
            <w:proofErr w:type="spellEnd"/>
          </w:p>
        </w:tc>
        <w:tc>
          <w:tcPr>
            <w:tcW w:w="1939" w:type="dxa"/>
            <w:hideMark/>
          </w:tcPr>
          <w:p w:rsidR="000D05A1" w:rsidRPr="002413DC" w:rsidRDefault="000D05A1" w:rsidP="009C1BCC">
            <w:pPr>
              <w:tabs>
                <w:tab w:val="left" w:leader="dot" w:pos="1080"/>
                <w:tab w:val="center" w:leader="dot" w:pos="4860"/>
                <w:tab w:val="decimal" w:leader="dot" w:pos="6840"/>
                <w:tab w:val="right" w:leader="dot" w:pos="9180"/>
              </w:tabs>
              <w:spacing w:before="120"/>
              <w:cnfStyle w:val="000000100000" w:firstRow="0" w:lastRow="0" w:firstColumn="0" w:lastColumn="0" w:oddVBand="0" w:evenVBand="0" w:oddHBand="1" w:evenHBand="0" w:firstRowFirstColumn="0" w:firstRowLastColumn="0" w:lastRowFirstColumn="0" w:lastRowLastColumn="0"/>
              <w:rPr>
                <w:rFonts w:cs="Calibri"/>
                <w:sz w:val="24"/>
                <w:szCs w:val="24"/>
              </w:rPr>
            </w:pPr>
            <w:r w:rsidRPr="002413DC">
              <w:rPr>
                <w:rFonts w:cs="Calibri"/>
                <w:sz w:val="24"/>
                <w:szCs w:val="24"/>
              </w:rPr>
              <w:t xml:space="preserve">Developer, </w:t>
            </w:r>
            <w:r>
              <w:rPr>
                <w:rFonts w:cs="Calibri"/>
                <w:sz w:val="24"/>
                <w:szCs w:val="24"/>
              </w:rPr>
              <w:t>Business Analyst, Tester</w:t>
            </w:r>
          </w:p>
        </w:tc>
        <w:tc>
          <w:tcPr>
            <w:cnfStyle w:val="000010000000" w:firstRow="0" w:lastRow="0" w:firstColumn="0" w:lastColumn="0" w:oddVBand="1" w:evenVBand="0" w:oddHBand="0" w:evenHBand="0" w:firstRowFirstColumn="0" w:firstRowLastColumn="0" w:lastRowFirstColumn="0" w:lastRowLastColumn="0"/>
            <w:tcW w:w="4541" w:type="dxa"/>
          </w:tcPr>
          <w:p w:rsidR="000D05A1" w:rsidRPr="00077910" w:rsidRDefault="000D05A1" w:rsidP="000D05A1">
            <w:pPr>
              <w:pStyle w:val="ListParagraph"/>
              <w:numPr>
                <w:ilvl w:val="0"/>
                <w:numId w:val="37"/>
              </w:numPr>
              <w:tabs>
                <w:tab w:val="left" w:leader="dot" w:pos="1080"/>
                <w:tab w:val="center" w:leader="dot" w:pos="4860"/>
                <w:tab w:val="decimal" w:leader="dot" w:pos="6840"/>
                <w:tab w:val="right" w:leader="dot" w:pos="9180"/>
              </w:tabs>
              <w:spacing w:before="120" w:after="120"/>
              <w:ind w:left="391"/>
              <w:rPr>
                <w:rFonts w:cs="Calibri"/>
                <w:sz w:val="24"/>
                <w:szCs w:val="24"/>
              </w:rPr>
            </w:pPr>
            <w:r w:rsidRPr="00077910">
              <w:rPr>
                <w:rFonts w:cs="Calibri"/>
                <w:sz w:val="24"/>
                <w:szCs w:val="24"/>
              </w:rPr>
              <w:t xml:space="preserve">Analyzing requirements </w:t>
            </w:r>
          </w:p>
          <w:p w:rsidR="000D05A1" w:rsidRPr="00077910" w:rsidRDefault="000D05A1" w:rsidP="000D05A1">
            <w:pPr>
              <w:pStyle w:val="ListParagraph"/>
              <w:numPr>
                <w:ilvl w:val="0"/>
                <w:numId w:val="37"/>
              </w:numPr>
              <w:tabs>
                <w:tab w:val="left" w:leader="dot" w:pos="1080"/>
                <w:tab w:val="center" w:leader="dot" w:pos="4860"/>
                <w:tab w:val="decimal" w:leader="dot" w:pos="6840"/>
                <w:tab w:val="right" w:leader="dot" w:pos="9180"/>
              </w:tabs>
              <w:spacing w:before="120" w:after="120"/>
              <w:ind w:left="391"/>
              <w:rPr>
                <w:rFonts w:cs="Calibri"/>
                <w:sz w:val="24"/>
                <w:szCs w:val="24"/>
              </w:rPr>
            </w:pPr>
            <w:r w:rsidRPr="00077910">
              <w:rPr>
                <w:rFonts w:cs="Calibri"/>
                <w:sz w:val="24"/>
                <w:szCs w:val="24"/>
              </w:rPr>
              <w:t>Coding</w:t>
            </w:r>
          </w:p>
          <w:p w:rsidR="000D05A1" w:rsidRPr="00077910" w:rsidRDefault="000D05A1" w:rsidP="000D05A1">
            <w:pPr>
              <w:pStyle w:val="ListParagraph"/>
              <w:numPr>
                <w:ilvl w:val="0"/>
                <w:numId w:val="37"/>
              </w:numPr>
              <w:tabs>
                <w:tab w:val="left" w:leader="dot" w:pos="1080"/>
                <w:tab w:val="center" w:leader="dot" w:pos="4860"/>
                <w:tab w:val="decimal" w:leader="dot" w:pos="6840"/>
                <w:tab w:val="right" w:leader="dot" w:pos="9180"/>
              </w:tabs>
              <w:spacing w:before="120" w:after="120"/>
              <w:ind w:left="391"/>
              <w:rPr>
                <w:rFonts w:cs="Calibri"/>
                <w:sz w:val="24"/>
                <w:szCs w:val="24"/>
              </w:rPr>
            </w:pPr>
            <w:r w:rsidRPr="00077910">
              <w:rPr>
                <w:rFonts w:cs="Calibri"/>
                <w:sz w:val="24"/>
                <w:szCs w:val="24"/>
              </w:rPr>
              <w:t>Writing documents</w:t>
            </w:r>
          </w:p>
          <w:p w:rsidR="000D05A1" w:rsidRPr="00077910" w:rsidRDefault="000D05A1" w:rsidP="000D05A1">
            <w:pPr>
              <w:pStyle w:val="ListParagraph"/>
              <w:numPr>
                <w:ilvl w:val="0"/>
                <w:numId w:val="39"/>
              </w:numPr>
              <w:tabs>
                <w:tab w:val="left" w:leader="dot" w:pos="1080"/>
                <w:tab w:val="center" w:leader="dot" w:pos="4860"/>
                <w:tab w:val="decimal" w:leader="dot" w:pos="6840"/>
                <w:tab w:val="right" w:leader="dot" w:pos="9180"/>
              </w:tabs>
              <w:spacing w:before="120" w:after="120"/>
              <w:ind w:left="391"/>
              <w:rPr>
                <w:rFonts w:cs="Calibri"/>
                <w:sz w:val="24"/>
                <w:szCs w:val="24"/>
              </w:rPr>
            </w:pPr>
            <w:r w:rsidRPr="00077910">
              <w:rPr>
                <w:rFonts w:cs="Calibri"/>
                <w:sz w:val="24"/>
                <w:szCs w:val="24"/>
              </w:rPr>
              <w:t>Testing</w:t>
            </w:r>
          </w:p>
        </w:tc>
      </w:tr>
      <w:tr w:rsidR="000D05A1" w:rsidRPr="002413DC" w:rsidTr="009C1BCC">
        <w:trPr>
          <w:trHeight w:val="20"/>
        </w:trPr>
        <w:tc>
          <w:tcPr>
            <w:cnfStyle w:val="000010000000" w:firstRow="0" w:lastRow="0" w:firstColumn="0" w:lastColumn="0" w:oddVBand="1" w:evenVBand="0" w:oddHBand="0" w:evenHBand="0" w:firstRowFirstColumn="0" w:firstRowLastColumn="0" w:lastRowFirstColumn="0" w:lastRowLastColumn="0"/>
            <w:tcW w:w="2849" w:type="dxa"/>
          </w:tcPr>
          <w:p w:rsidR="000D05A1" w:rsidRPr="002413DC" w:rsidRDefault="000D05A1" w:rsidP="009C1BCC">
            <w:pPr>
              <w:tabs>
                <w:tab w:val="left" w:leader="dot" w:pos="1080"/>
                <w:tab w:val="center" w:leader="dot" w:pos="4860"/>
                <w:tab w:val="decimal" w:leader="dot" w:pos="6840"/>
                <w:tab w:val="right" w:leader="dot" w:pos="9180"/>
              </w:tabs>
              <w:spacing w:before="120"/>
              <w:rPr>
                <w:rFonts w:cs="Calibri"/>
                <w:sz w:val="24"/>
                <w:szCs w:val="24"/>
              </w:rPr>
            </w:pPr>
            <w:proofErr w:type="spellStart"/>
            <w:r w:rsidRPr="002413DC">
              <w:rPr>
                <w:rFonts w:cs="Calibri"/>
                <w:sz w:val="24"/>
                <w:szCs w:val="24"/>
              </w:rPr>
              <w:t>Lê</w:t>
            </w:r>
            <w:proofErr w:type="spellEnd"/>
            <w:r w:rsidRPr="002413DC">
              <w:rPr>
                <w:rFonts w:cs="Calibri"/>
                <w:sz w:val="24"/>
                <w:szCs w:val="24"/>
              </w:rPr>
              <w:t xml:space="preserve"> </w:t>
            </w:r>
            <w:proofErr w:type="spellStart"/>
            <w:r>
              <w:rPr>
                <w:rFonts w:cs="Calibri"/>
                <w:sz w:val="24"/>
                <w:szCs w:val="24"/>
              </w:rPr>
              <w:t>Quang</w:t>
            </w:r>
            <w:proofErr w:type="spellEnd"/>
            <w:r>
              <w:rPr>
                <w:rFonts w:cs="Calibri"/>
                <w:sz w:val="24"/>
                <w:szCs w:val="24"/>
              </w:rPr>
              <w:t xml:space="preserve"> </w:t>
            </w:r>
            <w:proofErr w:type="spellStart"/>
            <w:r>
              <w:rPr>
                <w:rFonts w:cs="Calibri"/>
                <w:sz w:val="24"/>
                <w:szCs w:val="24"/>
              </w:rPr>
              <w:t>Tú</w:t>
            </w:r>
            <w:proofErr w:type="spellEnd"/>
          </w:p>
        </w:tc>
        <w:tc>
          <w:tcPr>
            <w:tcW w:w="1939" w:type="dxa"/>
          </w:tcPr>
          <w:p w:rsidR="000D05A1" w:rsidRPr="002D500A" w:rsidRDefault="000D05A1" w:rsidP="009C1BCC">
            <w:pPr>
              <w:tabs>
                <w:tab w:val="left" w:leader="dot" w:pos="1080"/>
                <w:tab w:val="center" w:leader="dot" w:pos="4860"/>
                <w:tab w:val="decimal" w:leader="dot" w:pos="6840"/>
                <w:tab w:val="right" w:leader="dot" w:pos="9180"/>
              </w:tabs>
              <w:spacing w:before="120"/>
              <w:cnfStyle w:val="000000000000" w:firstRow="0" w:lastRow="0" w:firstColumn="0" w:lastColumn="0" w:oddVBand="0" w:evenVBand="0" w:oddHBand="0" w:evenHBand="0" w:firstRowFirstColumn="0" w:firstRowLastColumn="0" w:lastRowFirstColumn="0" w:lastRowLastColumn="0"/>
              <w:rPr>
                <w:rFonts w:cs="Calibri"/>
                <w:sz w:val="24"/>
                <w:szCs w:val="24"/>
              </w:rPr>
            </w:pPr>
            <w:r w:rsidRPr="002D500A">
              <w:rPr>
                <w:rFonts w:cs="Calibri"/>
                <w:sz w:val="24"/>
                <w:szCs w:val="24"/>
              </w:rPr>
              <w:t>Developer, Business Analyst, Tester</w:t>
            </w:r>
          </w:p>
        </w:tc>
        <w:tc>
          <w:tcPr>
            <w:cnfStyle w:val="000010000000" w:firstRow="0" w:lastRow="0" w:firstColumn="0" w:lastColumn="0" w:oddVBand="1" w:evenVBand="0" w:oddHBand="0" w:evenHBand="0" w:firstRowFirstColumn="0" w:firstRowLastColumn="0" w:lastRowFirstColumn="0" w:lastRowLastColumn="0"/>
            <w:tcW w:w="4541" w:type="dxa"/>
          </w:tcPr>
          <w:p w:rsidR="000D05A1" w:rsidRPr="00077910" w:rsidRDefault="000D05A1" w:rsidP="000D05A1">
            <w:pPr>
              <w:pStyle w:val="ListParagraph"/>
              <w:numPr>
                <w:ilvl w:val="0"/>
                <w:numId w:val="37"/>
              </w:numPr>
              <w:tabs>
                <w:tab w:val="left" w:leader="dot" w:pos="1080"/>
                <w:tab w:val="center" w:leader="dot" w:pos="4860"/>
                <w:tab w:val="decimal" w:leader="dot" w:pos="6840"/>
                <w:tab w:val="right" w:leader="dot" w:pos="9180"/>
              </w:tabs>
              <w:spacing w:before="120" w:after="120"/>
              <w:ind w:left="391"/>
              <w:rPr>
                <w:rFonts w:cs="Calibri"/>
                <w:sz w:val="24"/>
                <w:szCs w:val="24"/>
              </w:rPr>
            </w:pPr>
            <w:r w:rsidRPr="00077910">
              <w:rPr>
                <w:rFonts w:cs="Calibri"/>
                <w:sz w:val="24"/>
                <w:szCs w:val="24"/>
              </w:rPr>
              <w:t xml:space="preserve">Analyzing requirements </w:t>
            </w:r>
          </w:p>
          <w:p w:rsidR="000D05A1" w:rsidRPr="00077910" w:rsidRDefault="000D05A1" w:rsidP="000D05A1">
            <w:pPr>
              <w:pStyle w:val="ListParagraph"/>
              <w:numPr>
                <w:ilvl w:val="0"/>
                <w:numId w:val="37"/>
              </w:numPr>
              <w:tabs>
                <w:tab w:val="left" w:leader="dot" w:pos="1080"/>
                <w:tab w:val="center" w:leader="dot" w:pos="4860"/>
                <w:tab w:val="decimal" w:leader="dot" w:pos="6840"/>
                <w:tab w:val="right" w:leader="dot" w:pos="9180"/>
              </w:tabs>
              <w:spacing w:before="120" w:after="120"/>
              <w:ind w:left="391"/>
              <w:rPr>
                <w:rFonts w:cs="Calibri"/>
                <w:sz w:val="24"/>
                <w:szCs w:val="24"/>
              </w:rPr>
            </w:pPr>
            <w:r w:rsidRPr="00077910">
              <w:rPr>
                <w:rFonts w:cs="Calibri"/>
                <w:sz w:val="24"/>
                <w:szCs w:val="24"/>
              </w:rPr>
              <w:t>Coding</w:t>
            </w:r>
          </w:p>
          <w:p w:rsidR="000D05A1" w:rsidRPr="00077910" w:rsidRDefault="000D05A1" w:rsidP="000D05A1">
            <w:pPr>
              <w:pStyle w:val="ListParagraph"/>
              <w:numPr>
                <w:ilvl w:val="0"/>
                <w:numId w:val="37"/>
              </w:numPr>
              <w:tabs>
                <w:tab w:val="left" w:leader="dot" w:pos="1080"/>
                <w:tab w:val="center" w:leader="dot" w:pos="4860"/>
                <w:tab w:val="decimal" w:leader="dot" w:pos="6840"/>
                <w:tab w:val="right" w:leader="dot" w:pos="9180"/>
              </w:tabs>
              <w:spacing w:before="120" w:after="120"/>
              <w:ind w:left="391"/>
              <w:rPr>
                <w:rFonts w:cs="Calibri"/>
                <w:sz w:val="24"/>
                <w:szCs w:val="24"/>
              </w:rPr>
            </w:pPr>
            <w:r w:rsidRPr="00077910">
              <w:rPr>
                <w:rFonts w:cs="Calibri"/>
                <w:sz w:val="24"/>
                <w:szCs w:val="24"/>
              </w:rPr>
              <w:t>Writing documents</w:t>
            </w:r>
          </w:p>
          <w:p w:rsidR="000D05A1" w:rsidRPr="00077910" w:rsidRDefault="000D05A1" w:rsidP="000D05A1">
            <w:pPr>
              <w:pStyle w:val="ListParagraph"/>
              <w:keepNext/>
              <w:numPr>
                <w:ilvl w:val="0"/>
                <w:numId w:val="37"/>
              </w:numPr>
              <w:tabs>
                <w:tab w:val="left" w:leader="dot" w:pos="1080"/>
                <w:tab w:val="center" w:leader="dot" w:pos="4860"/>
                <w:tab w:val="decimal" w:leader="dot" w:pos="6840"/>
                <w:tab w:val="right" w:leader="dot" w:pos="9180"/>
              </w:tabs>
              <w:spacing w:before="120" w:after="120"/>
              <w:ind w:left="389"/>
              <w:rPr>
                <w:rFonts w:cs="Calibri"/>
                <w:sz w:val="24"/>
                <w:szCs w:val="24"/>
              </w:rPr>
            </w:pPr>
            <w:r w:rsidRPr="00077910">
              <w:rPr>
                <w:rFonts w:cs="Calibri"/>
                <w:sz w:val="24"/>
                <w:szCs w:val="24"/>
              </w:rPr>
              <w:t>Testing</w:t>
            </w:r>
          </w:p>
        </w:tc>
      </w:tr>
    </w:tbl>
    <w:p w:rsidR="000D05A1" w:rsidRDefault="000D05A1" w:rsidP="000D05A1">
      <w:pPr>
        <w:pStyle w:val="Caption"/>
        <w:spacing w:before="240"/>
        <w:jc w:val="center"/>
      </w:pPr>
      <w:r>
        <w:t xml:space="preserve">Table </w:t>
      </w:r>
      <w:r w:rsidR="00C61E6D">
        <w:t>1</w:t>
      </w:r>
      <w:r>
        <w:t xml:space="preserve"> - Roles and Responsibilities</w:t>
      </w:r>
    </w:p>
    <w:p w:rsidR="00F154EF" w:rsidRDefault="00F154EF">
      <w:pPr>
        <w:spacing w:after="0" w:line="240" w:lineRule="auto"/>
        <w:rPr>
          <w:rFonts w:asciiTheme="majorHAnsi" w:eastAsiaTheme="majorEastAsia" w:hAnsiTheme="majorHAnsi" w:cstheme="majorBidi"/>
          <w:color w:val="4F81BD" w:themeColor="accent1"/>
          <w:sz w:val="28"/>
        </w:rPr>
      </w:pPr>
      <w:bookmarkStart w:id="86" w:name="_Toc336515302"/>
      <w:r>
        <w:br w:type="page"/>
      </w:r>
    </w:p>
    <w:p w:rsidR="000D05A1" w:rsidRDefault="000D05A1" w:rsidP="00A15F17">
      <w:pPr>
        <w:pStyle w:val="Heading1111"/>
      </w:pPr>
      <w:r w:rsidRPr="00305956">
        <w:lastRenderedPageBreak/>
        <w:t>Tools and Techn</w:t>
      </w:r>
      <w:r>
        <w:t>ologies</w:t>
      </w:r>
      <w:bookmarkEnd w:id="86"/>
    </w:p>
    <w:p w:rsidR="000D05A1" w:rsidRPr="006F4988" w:rsidRDefault="000D05A1" w:rsidP="000D05A1">
      <w:pPr>
        <w:ind w:left="710"/>
        <w:rPr>
          <w:b/>
          <w:i/>
        </w:rPr>
      </w:pPr>
      <w:r w:rsidRPr="006F4988">
        <w:rPr>
          <w:b/>
          <w:i/>
        </w:rPr>
        <w:t>Tools:</w:t>
      </w:r>
    </w:p>
    <w:p w:rsidR="000D05A1" w:rsidRDefault="000D05A1" w:rsidP="000D05A1">
      <w:pPr>
        <w:pStyle w:val="ListParagraph"/>
        <w:numPr>
          <w:ilvl w:val="0"/>
          <w:numId w:val="40"/>
        </w:numPr>
        <w:spacing w:after="0"/>
        <w:contextualSpacing w:val="0"/>
      </w:pPr>
      <w:r w:rsidRPr="006F4988">
        <w:rPr>
          <w:i/>
        </w:rPr>
        <w:t>Microsoft Visual Studio 2010</w:t>
      </w:r>
      <w:r>
        <w:t>: Used to implement software modules.</w:t>
      </w:r>
    </w:p>
    <w:p w:rsidR="000D05A1" w:rsidRDefault="000D05A1" w:rsidP="000D05A1">
      <w:pPr>
        <w:pStyle w:val="ListParagraph"/>
        <w:numPr>
          <w:ilvl w:val="0"/>
          <w:numId w:val="40"/>
        </w:numPr>
        <w:spacing w:after="0"/>
        <w:contextualSpacing w:val="0"/>
      </w:pPr>
      <w:r w:rsidRPr="006F4988">
        <w:rPr>
          <w:i/>
        </w:rPr>
        <w:t>Microsoft SQL server 2008 R2 Express</w:t>
      </w:r>
      <w:r>
        <w:t>: Used as the database of the system.</w:t>
      </w:r>
    </w:p>
    <w:p w:rsidR="000D05A1" w:rsidRDefault="000D05A1" w:rsidP="000D05A1">
      <w:pPr>
        <w:pStyle w:val="ListParagraph"/>
        <w:numPr>
          <w:ilvl w:val="0"/>
          <w:numId w:val="40"/>
        </w:numPr>
        <w:spacing w:after="0"/>
        <w:contextualSpacing w:val="0"/>
      </w:pPr>
      <w:r w:rsidRPr="006F4988">
        <w:rPr>
          <w:i/>
        </w:rPr>
        <w:t>Microsoft Excel</w:t>
      </w:r>
      <w:r>
        <w:t>: For the team leader to manage tasks of the members and the progress of the project.</w:t>
      </w:r>
    </w:p>
    <w:p w:rsidR="000D05A1" w:rsidRDefault="000D05A1" w:rsidP="000D05A1">
      <w:pPr>
        <w:pStyle w:val="ListParagraph"/>
        <w:numPr>
          <w:ilvl w:val="0"/>
          <w:numId w:val="40"/>
        </w:numPr>
        <w:spacing w:after="0"/>
        <w:contextualSpacing w:val="0"/>
      </w:pPr>
      <w:proofErr w:type="spellStart"/>
      <w:r w:rsidRPr="006F4988">
        <w:rPr>
          <w:i/>
        </w:rPr>
        <w:t>TortoiseSVN</w:t>
      </w:r>
      <w:proofErr w:type="spellEnd"/>
      <w:r>
        <w:t>:  Control Source code of the whole project.</w:t>
      </w:r>
    </w:p>
    <w:p w:rsidR="000D05A1" w:rsidRDefault="000D05A1" w:rsidP="000D05A1">
      <w:pPr>
        <w:pStyle w:val="ListParagraph"/>
        <w:numPr>
          <w:ilvl w:val="0"/>
          <w:numId w:val="40"/>
        </w:numPr>
        <w:spacing w:after="0"/>
        <w:contextualSpacing w:val="0"/>
      </w:pPr>
      <w:proofErr w:type="spellStart"/>
      <w:r w:rsidRPr="006F4988">
        <w:rPr>
          <w:i/>
        </w:rPr>
        <w:t>VisualSVN</w:t>
      </w:r>
      <w:proofErr w:type="spellEnd"/>
      <w:r>
        <w:t>: extension for using subversion (SVN) inside Visual Studio.</w:t>
      </w:r>
    </w:p>
    <w:p w:rsidR="000D05A1" w:rsidRDefault="000D05A1" w:rsidP="000D05A1">
      <w:pPr>
        <w:pStyle w:val="ListParagraph"/>
        <w:numPr>
          <w:ilvl w:val="0"/>
          <w:numId w:val="40"/>
        </w:numPr>
        <w:spacing w:after="0"/>
        <w:contextualSpacing w:val="0"/>
      </w:pPr>
      <w:r w:rsidRPr="006F4988">
        <w:rPr>
          <w:i/>
        </w:rPr>
        <w:t>Google Cloud Connect</w:t>
      </w:r>
      <w:r>
        <w:t>: Connect and synchronize the documents.</w:t>
      </w:r>
    </w:p>
    <w:p w:rsidR="000D05A1" w:rsidRDefault="000D05A1" w:rsidP="000D05A1">
      <w:pPr>
        <w:pStyle w:val="ListParagraph"/>
        <w:numPr>
          <w:ilvl w:val="0"/>
          <w:numId w:val="40"/>
        </w:numPr>
        <w:spacing w:after="0"/>
        <w:contextualSpacing w:val="0"/>
      </w:pPr>
      <w:proofErr w:type="spellStart"/>
      <w:r w:rsidRPr="006F4988">
        <w:rPr>
          <w:i/>
        </w:rPr>
        <w:t>Assembla</w:t>
      </w:r>
      <w:proofErr w:type="spellEnd"/>
      <w:r>
        <w:t>: Used as SVN repository</w:t>
      </w:r>
    </w:p>
    <w:p w:rsidR="000D05A1" w:rsidRDefault="000D05A1" w:rsidP="000D05A1">
      <w:pPr>
        <w:pStyle w:val="ListParagraph"/>
        <w:numPr>
          <w:ilvl w:val="0"/>
          <w:numId w:val="40"/>
        </w:numPr>
        <w:spacing w:after="0"/>
        <w:contextualSpacing w:val="0"/>
      </w:pPr>
      <w:r>
        <w:rPr>
          <w:i/>
        </w:rPr>
        <w:t>Visual Paradigm</w:t>
      </w:r>
      <w:r w:rsidRPr="006F4988">
        <w:t>:</w:t>
      </w:r>
      <w:r>
        <w:t xml:space="preserve"> Design database and draw use cases</w:t>
      </w:r>
    </w:p>
    <w:p w:rsidR="000D05A1" w:rsidRDefault="000D05A1" w:rsidP="000D05A1">
      <w:pPr>
        <w:pStyle w:val="ListParagraph"/>
        <w:numPr>
          <w:ilvl w:val="0"/>
          <w:numId w:val="40"/>
        </w:numPr>
        <w:spacing w:after="0"/>
        <w:contextualSpacing w:val="0"/>
      </w:pPr>
      <w:r>
        <w:rPr>
          <w:i/>
        </w:rPr>
        <w:t>Google Chrome, Firefox</w:t>
      </w:r>
      <w:r w:rsidRPr="006F4988">
        <w:t>:</w:t>
      </w:r>
      <w:r>
        <w:t xml:space="preserve"> Used to test the system</w:t>
      </w:r>
    </w:p>
    <w:p w:rsidR="000D05A1" w:rsidRDefault="000D05A1" w:rsidP="000D05A1">
      <w:pPr>
        <w:spacing w:before="240"/>
        <w:ind w:left="710"/>
        <w:rPr>
          <w:b/>
        </w:rPr>
      </w:pPr>
      <w:r w:rsidRPr="006F4988">
        <w:rPr>
          <w:b/>
        </w:rPr>
        <w:t>Technologies:</w:t>
      </w:r>
    </w:p>
    <w:p w:rsidR="000D05A1" w:rsidRDefault="000D05A1" w:rsidP="000D05A1">
      <w:pPr>
        <w:pStyle w:val="ListParagraph"/>
        <w:numPr>
          <w:ilvl w:val="0"/>
          <w:numId w:val="41"/>
        </w:numPr>
        <w:spacing w:after="0"/>
        <w:contextualSpacing w:val="0"/>
      </w:pPr>
      <w:r w:rsidRPr="006F4988">
        <w:t>ASP.N</w:t>
      </w:r>
      <w:r>
        <w:t>ET MVC 3</w:t>
      </w:r>
    </w:p>
    <w:p w:rsidR="000D05A1" w:rsidRDefault="000D05A1" w:rsidP="000D05A1">
      <w:pPr>
        <w:pStyle w:val="ListParagraph"/>
        <w:numPr>
          <w:ilvl w:val="0"/>
          <w:numId w:val="41"/>
        </w:numPr>
        <w:spacing w:after="0"/>
        <w:contextualSpacing w:val="0"/>
      </w:pPr>
      <w:r>
        <w:t>LINQ</w:t>
      </w:r>
    </w:p>
    <w:p w:rsidR="000D05A1" w:rsidRDefault="000D05A1" w:rsidP="000D05A1">
      <w:pPr>
        <w:pStyle w:val="ListParagraph"/>
        <w:numPr>
          <w:ilvl w:val="0"/>
          <w:numId w:val="41"/>
        </w:numPr>
        <w:spacing w:after="0"/>
        <w:contextualSpacing w:val="0"/>
      </w:pPr>
      <w:r>
        <w:t xml:space="preserve">HTML 5, CSS 3, AJAX, </w:t>
      </w:r>
      <w:proofErr w:type="spellStart"/>
      <w:r>
        <w:t>jQuery</w:t>
      </w:r>
      <w:proofErr w:type="spellEnd"/>
      <w:r>
        <w:t>, Bootstrap</w:t>
      </w:r>
    </w:p>
    <w:p w:rsidR="000D05A1" w:rsidRDefault="000D05A1" w:rsidP="000D05A1">
      <w:pPr>
        <w:pStyle w:val="ListParagraph"/>
        <w:numPr>
          <w:ilvl w:val="0"/>
          <w:numId w:val="41"/>
        </w:numPr>
        <w:spacing w:after="0"/>
        <w:contextualSpacing w:val="0"/>
      </w:pPr>
      <w:r>
        <w:t>Google Maps API</w:t>
      </w:r>
    </w:p>
    <w:p w:rsidR="009C1BCC" w:rsidRDefault="000D05A1">
      <w:pPr>
        <w:spacing w:after="0" w:line="240" w:lineRule="auto"/>
        <w:rPr>
          <w:b/>
          <w:bCs/>
          <w:color w:val="4F81BD" w:themeColor="accent1"/>
        </w:rPr>
      </w:pPr>
      <w:r>
        <w:br w:type="page"/>
      </w:r>
    </w:p>
    <w:p w:rsidR="0062651B" w:rsidRDefault="005F637E" w:rsidP="00A15F17">
      <w:pPr>
        <w:pStyle w:val="Heading11"/>
      </w:pPr>
      <w:bookmarkStart w:id="87" w:name="_Toc342830335"/>
      <w:r w:rsidRPr="000D05A1">
        <w:lastRenderedPageBreak/>
        <w:t xml:space="preserve">Software </w:t>
      </w:r>
      <w:r>
        <w:t>Requirement Specification</w:t>
      </w:r>
      <w:bookmarkEnd w:id="87"/>
    </w:p>
    <w:p w:rsidR="009C1BCC" w:rsidRPr="000A25E4" w:rsidRDefault="009C1BCC" w:rsidP="00A15F17">
      <w:pPr>
        <w:pStyle w:val="Heading111"/>
      </w:pPr>
      <w:bookmarkStart w:id="88" w:name="_Toc342392606"/>
      <w:bookmarkStart w:id="89" w:name="_Toc342830336"/>
      <w:r w:rsidRPr="00DD5AB7">
        <w:t>User Requirement Specification</w:t>
      </w:r>
      <w:bookmarkEnd w:id="88"/>
      <w:bookmarkEnd w:id="89"/>
    </w:p>
    <w:p w:rsidR="00C61E6D" w:rsidRPr="000A25E4" w:rsidRDefault="00C61E6D" w:rsidP="00A15F17">
      <w:pPr>
        <w:pStyle w:val="Heading1111"/>
      </w:pPr>
      <w:bookmarkStart w:id="90" w:name="_Toc342392607"/>
      <w:bookmarkStart w:id="91" w:name="_Toc342677458"/>
      <w:r w:rsidRPr="00DD5AB7">
        <w:t>Common Features</w:t>
      </w:r>
      <w:bookmarkEnd w:id="90"/>
      <w:bookmarkEnd w:id="91"/>
    </w:p>
    <w:p w:rsidR="00C61E6D" w:rsidRPr="000A25E4" w:rsidRDefault="00C61E6D" w:rsidP="00C61E6D">
      <w:pPr>
        <w:pStyle w:val="ListParagraph"/>
        <w:numPr>
          <w:ilvl w:val="0"/>
          <w:numId w:val="96"/>
        </w:numPr>
        <w:spacing w:after="120"/>
        <w:ind w:left="1080"/>
        <w:contextualSpacing w:val="0"/>
        <w:rPr>
          <w:rFonts w:cstheme="majorHAnsi"/>
          <w:sz w:val="24"/>
          <w:szCs w:val="24"/>
        </w:rPr>
      </w:pPr>
      <w:r w:rsidRPr="00DD5AB7">
        <w:rPr>
          <w:rFonts w:cstheme="majorHAnsi"/>
          <w:sz w:val="24"/>
          <w:szCs w:val="24"/>
        </w:rPr>
        <w:t>Only authenticated users can access the system. Users can log in and log out using their own accounts.</w:t>
      </w:r>
    </w:p>
    <w:p w:rsidR="00C61E6D" w:rsidRPr="000A25E4" w:rsidRDefault="00C61E6D" w:rsidP="00C61E6D">
      <w:pPr>
        <w:pStyle w:val="ListParagraph"/>
        <w:numPr>
          <w:ilvl w:val="0"/>
          <w:numId w:val="96"/>
        </w:numPr>
        <w:spacing w:after="120"/>
        <w:ind w:left="1080"/>
        <w:contextualSpacing w:val="0"/>
        <w:rPr>
          <w:rFonts w:cstheme="majorHAnsi"/>
          <w:sz w:val="24"/>
          <w:szCs w:val="24"/>
        </w:rPr>
      </w:pPr>
      <w:r w:rsidRPr="00DD5AB7">
        <w:rPr>
          <w:rFonts w:cstheme="majorHAnsi"/>
          <w:sz w:val="24"/>
          <w:szCs w:val="24"/>
        </w:rPr>
        <w:t>Users can change their password.</w:t>
      </w:r>
    </w:p>
    <w:p w:rsidR="00C61E6D" w:rsidRPr="000A25E4" w:rsidRDefault="00C61E6D" w:rsidP="00C61E6D">
      <w:pPr>
        <w:pStyle w:val="ListParagraph"/>
        <w:numPr>
          <w:ilvl w:val="0"/>
          <w:numId w:val="96"/>
        </w:numPr>
        <w:spacing w:after="120"/>
        <w:ind w:left="1080"/>
        <w:contextualSpacing w:val="0"/>
        <w:rPr>
          <w:rFonts w:cstheme="majorHAnsi"/>
          <w:sz w:val="24"/>
          <w:szCs w:val="24"/>
        </w:rPr>
      </w:pPr>
      <w:r w:rsidRPr="00DD5AB7">
        <w:rPr>
          <w:rFonts w:cstheme="majorHAnsi"/>
          <w:sz w:val="24"/>
          <w:szCs w:val="24"/>
        </w:rPr>
        <w:t>Only authorized users can use specific functions of the system.</w:t>
      </w:r>
    </w:p>
    <w:p w:rsidR="00C61E6D" w:rsidRPr="000A25E4" w:rsidRDefault="00C61E6D" w:rsidP="00A15F17">
      <w:pPr>
        <w:pStyle w:val="Heading1111"/>
      </w:pPr>
      <w:bookmarkStart w:id="92" w:name="_Toc342392608"/>
      <w:bookmarkStart w:id="93" w:name="_Toc342677459"/>
      <w:r w:rsidRPr="00DD5AB7">
        <w:t>Account Management</w:t>
      </w:r>
      <w:bookmarkEnd w:id="92"/>
      <w:bookmarkEnd w:id="93"/>
    </w:p>
    <w:p w:rsidR="00C61E6D" w:rsidRPr="000A25E4" w:rsidRDefault="00C61E6D" w:rsidP="00C61E6D">
      <w:pPr>
        <w:pStyle w:val="ListParagraph"/>
        <w:numPr>
          <w:ilvl w:val="0"/>
          <w:numId w:val="97"/>
        </w:numPr>
        <w:spacing w:after="120"/>
        <w:ind w:left="1080"/>
        <w:contextualSpacing w:val="0"/>
        <w:rPr>
          <w:rFonts w:cstheme="majorHAnsi"/>
          <w:sz w:val="24"/>
          <w:szCs w:val="24"/>
        </w:rPr>
      </w:pPr>
      <w:r w:rsidRPr="00DD5AB7">
        <w:rPr>
          <w:rFonts w:cstheme="majorHAnsi"/>
          <w:sz w:val="24"/>
          <w:szCs w:val="24"/>
        </w:rPr>
        <w:t>System administrators have privileges to create new account, enable or disable account, and reset account’s password.</w:t>
      </w:r>
    </w:p>
    <w:p w:rsidR="00C61E6D" w:rsidRPr="000A25E4" w:rsidRDefault="00C61E6D" w:rsidP="00C61E6D">
      <w:pPr>
        <w:pStyle w:val="ListParagraph"/>
        <w:numPr>
          <w:ilvl w:val="0"/>
          <w:numId w:val="97"/>
        </w:numPr>
        <w:spacing w:after="120"/>
        <w:ind w:left="1080"/>
        <w:contextualSpacing w:val="0"/>
        <w:rPr>
          <w:rFonts w:cstheme="majorHAnsi"/>
          <w:sz w:val="24"/>
          <w:szCs w:val="24"/>
        </w:rPr>
      </w:pPr>
      <w:r w:rsidRPr="00DD5AB7">
        <w:rPr>
          <w:rFonts w:cstheme="majorHAnsi"/>
          <w:sz w:val="24"/>
          <w:szCs w:val="24"/>
        </w:rPr>
        <w:t>When the password of an account is reset, an email is sent to the account owner to announce the new password.</w:t>
      </w:r>
    </w:p>
    <w:p w:rsidR="00C61E6D" w:rsidRPr="000A25E4" w:rsidRDefault="00C61E6D" w:rsidP="00A15F17">
      <w:pPr>
        <w:pStyle w:val="Heading1111"/>
      </w:pPr>
      <w:bookmarkStart w:id="94" w:name="_Toc342392609"/>
      <w:bookmarkStart w:id="95" w:name="_Toc342677460"/>
      <w:r w:rsidRPr="00DD5AB7">
        <w:t>Customer’s Uses</w:t>
      </w:r>
      <w:bookmarkEnd w:id="94"/>
      <w:bookmarkEnd w:id="95"/>
    </w:p>
    <w:p w:rsidR="00C61E6D" w:rsidRPr="000A25E4" w:rsidRDefault="00C61E6D" w:rsidP="00C61E6D">
      <w:pPr>
        <w:pStyle w:val="ListParagraph"/>
        <w:numPr>
          <w:ilvl w:val="0"/>
          <w:numId w:val="57"/>
        </w:numPr>
        <w:spacing w:after="120"/>
        <w:contextualSpacing w:val="0"/>
        <w:rPr>
          <w:rFonts w:cstheme="majorHAnsi"/>
          <w:sz w:val="24"/>
          <w:szCs w:val="24"/>
        </w:rPr>
      </w:pPr>
      <w:r w:rsidRPr="00DD5AB7">
        <w:rPr>
          <w:rFonts w:cstheme="majorHAnsi"/>
          <w:sz w:val="24"/>
          <w:szCs w:val="24"/>
        </w:rPr>
        <w:t>Customers can create request when they want some orders to be delivered to the receivers. A request</w:t>
      </w:r>
      <w:r>
        <w:rPr>
          <w:rFonts w:cstheme="majorHAnsi"/>
          <w:sz w:val="24"/>
          <w:szCs w:val="24"/>
        </w:rPr>
        <w:t xml:space="preserve"> may</w:t>
      </w:r>
      <w:r w:rsidRPr="00DD5AB7">
        <w:rPr>
          <w:rFonts w:cstheme="majorHAnsi"/>
          <w:sz w:val="24"/>
          <w:szCs w:val="24"/>
        </w:rPr>
        <w:t xml:space="preserve"> include many orders. Each order is associated with one receiver. If the receiver is the buyer and the sender is the seller, this order is the same as the order that the buyer made to the seller. An order may include many items.</w:t>
      </w:r>
      <w:r>
        <w:rPr>
          <w:rFonts w:cstheme="majorHAnsi"/>
          <w:sz w:val="24"/>
          <w:szCs w:val="24"/>
        </w:rPr>
        <w:t xml:space="preserve"> </w:t>
      </w:r>
    </w:p>
    <w:p w:rsidR="00C61E6D" w:rsidRPr="000A25E4" w:rsidRDefault="00C61E6D" w:rsidP="00C61E6D">
      <w:pPr>
        <w:pStyle w:val="ListParagraph"/>
        <w:numPr>
          <w:ilvl w:val="0"/>
          <w:numId w:val="57"/>
        </w:numPr>
        <w:spacing w:after="120"/>
        <w:contextualSpacing w:val="0"/>
        <w:rPr>
          <w:rFonts w:eastAsia="MS Gothic" w:cstheme="majorHAnsi"/>
          <w:b/>
          <w:bCs/>
          <w:color w:val="4F81BD"/>
          <w:sz w:val="24"/>
          <w:szCs w:val="24"/>
        </w:rPr>
      </w:pPr>
      <w:r>
        <w:rPr>
          <w:rFonts w:cstheme="majorHAnsi"/>
          <w:sz w:val="24"/>
          <w:szCs w:val="24"/>
        </w:rPr>
        <w:t xml:space="preserve">When a request is submitted, the customer is not allowed to edit/cancel request. Any change must be done by the staff of </w:t>
      </w:r>
      <w:proofErr w:type="spellStart"/>
      <w:r>
        <w:rPr>
          <w:rFonts w:cstheme="majorHAnsi"/>
          <w:sz w:val="24"/>
          <w:szCs w:val="24"/>
        </w:rPr>
        <w:t>TicTac</w:t>
      </w:r>
      <w:proofErr w:type="spellEnd"/>
      <w:r>
        <w:rPr>
          <w:rFonts w:cstheme="majorHAnsi"/>
          <w:sz w:val="24"/>
          <w:szCs w:val="24"/>
        </w:rPr>
        <w:t>.</w:t>
      </w:r>
    </w:p>
    <w:p w:rsidR="00C61E6D" w:rsidRPr="000A25E4" w:rsidRDefault="00C61E6D" w:rsidP="00A15F17">
      <w:pPr>
        <w:pStyle w:val="Heading1111"/>
      </w:pPr>
      <w:bookmarkStart w:id="96" w:name="_Toc342392610"/>
      <w:bookmarkStart w:id="97" w:name="_Toc342677461"/>
      <w:r>
        <w:t>Customers Management</w:t>
      </w:r>
      <w:bookmarkEnd w:id="96"/>
      <w:bookmarkEnd w:id="97"/>
    </w:p>
    <w:p w:rsidR="00C61E6D" w:rsidRPr="000A25E4" w:rsidRDefault="00C61E6D" w:rsidP="00C61E6D">
      <w:pPr>
        <w:pStyle w:val="ListParagraph"/>
        <w:numPr>
          <w:ilvl w:val="0"/>
          <w:numId w:val="58"/>
        </w:numPr>
        <w:spacing w:after="120"/>
        <w:contextualSpacing w:val="0"/>
        <w:rPr>
          <w:rFonts w:cstheme="majorHAnsi"/>
          <w:sz w:val="24"/>
          <w:szCs w:val="24"/>
        </w:rPr>
      </w:pPr>
      <w:r>
        <w:rPr>
          <w:rFonts w:cstheme="majorHAnsi"/>
          <w:sz w:val="24"/>
          <w:szCs w:val="24"/>
        </w:rPr>
        <w:t xml:space="preserve">Customers must have signed a contract with </w:t>
      </w:r>
      <w:proofErr w:type="spellStart"/>
      <w:r>
        <w:rPr>
          <w:rFonts w:cstheme="majorHAnsi"/>
          <w:sz w:val="24"/>
          <w:szCs w:val="24"/>
        </w:rPr>
        <w:t>TicTac</w:t>
      </w:r>
      <w:proofErr w:type="spellEnd"/>
      <w:r>
        <w:rPr>
          <w:rFonts w:cstheme="majorHAnsi"/>
          <w:sz w:val="24"/>
          <w:szCs w:val="24"/>
        </w:rPr>
        <w:t xml:space="preserve"> before they could use the delivery service. Then, office staff will create a new account. After </w:t>
      </w:r>
      <w:r w:rsidRPr="00913B68">
        <w:t>t</w:t>
      </w:r>
      <w:r>
        <w:rPr>
          <w:rFonts w:cstheme="majorHAnsi"/>
          <w:sz w:val="24"/>
          <w:szCs w:val="24"/>
        </w:rPr>
        <w:t xml:space="preserve">hat, they can use this account to access the system. </w:t>
      </w:r>
      <w:proofErr w:type="spellStart"/>
      <w:r>
        <w:rPr>
          <w:rFonts w:cstheme="majorHAnsi"/>
          <w:sz w:val="24"/>
          <w:szCs w:val="24"/>
        </w:rPr>
        <w:t>TicTac</w:t>
      </w:r>
      <w:proofErr w:type="spellEnd"/>
      <w:r>
        <w:rPr>
          <w:rFonts w:cstheme="majorHAnsi"/>
          <w:sz w:val="24"/>
          <w:szCs w:val="24"/>
        </w:rPr>
        <w:t xml:space="preserve"> Staff can add/update Customers’ information.</w:t>
      </w:r>
    </w:p>
    <w:p w:rsidR="00C61E6D" w:rsidRPr="000A25E4" w:rsidRDefault="00C61E6D" w:rsidP="00A15F17">
      <w:pPr>
        <w:pStyle w:val="Heading1111"/>
      </w:pPr>
      <w:bookmarkStart w:id="98" w:name="_Toc342392611"/>
      <w:bookmarkStart w:id="99" w:name="_Toc342677462"/>
      <w:r>
        <w:t>Request Management</w:t>
      </w:r>
      <w:bookmarkEnd w:id="98"/>
      <w:bookmarkEnd w:id="99"/>
    </w:p>
    <w:p w:rsidR="00C61E6D" w:rsidRPr="000A25E4" w:rsidRDefault="00C61E6D" w:rsidP="00C61E6D">
      <w:pPr>
        <w:pStyle w:val="ListParagraph"/>
        <w:numPr>
          <w:ilvl w:val="0"/>
          <w:numId w:val="59"/>
        </w:numPr>
        <w:spacing w:after="120"/>
        <w:contextualSpacing w:val="0"/>
        <w:rPr>
          <w:rFonts w:cstheme="majorHAnsi"/>
          <w:sz w:val="24"/>
          <w:szCs w:val="24"/>
        </w:rPr>
      </w:pPr>
      <w:r>
        <w:rPr>
          <w:rFonts w:cstheme="majorHAnsi"/>
          <w:sz w:val="24"/>
          <w:szCs w:val="24"/>
        </w:rPr>
        <w:t>When receiving a request by phone or email, office staff can create new Request for the customer by using web form or importing Excel file. A new request must have Customer’s company name (or Customer id), address for orders collecting and complete details of the orders/items include name of item, delivery address, amount of payment, etc.</w:t>
      </w:r>
    </w:p>
    <w:p w:rsidR="00C61E6D" w:rsidRPr="000A25E4" w:rsidRDefault="00C61E6D" w:rsidP="00C61E6D">
      <w:pPr>
        <w:pStyle w:val="ListParagraph"/>
        <w:numPr>
          <w:ilvl w:val="0"/>
          <w:numId w:val="59"/>
        </w:numPr>
        <w:spacing w:after="120"/>
        <w:contextualSpacing w:val="0"/>
        <w:rPr>
          <w:rFonts w:cstheme="majorHAnsi"/>
          <w:sz w:val="24"/>
          <w:szCs w:val="24"/>
        </w:rPr>
      </w:pPr>
      <w:r>
        <w:rPr>
          <w:rFonts w:cstheme="majorHAnsi"/>
          <w:sz w:val="24"/>
          <w:szCs w:val="24"/>
        </w:rPr>
        <w:lastRenderedPageBreak/>
        <w:t>Office Staff can approve new requests, cancel requests and add/ edit orders if necessary.</w:t>
      </w:r>
    </w:p>
    <w:p w:rsidR="00C61E6D" w:rsidRPr="000A25E4" w:rsidRDefault="00C61E6D" w:rsidP="00A15F17">
      <w:pPr>
        <w:pStyle w:val="Heading1111"/>
      </w:pPr>
      <w:bookmarkStart w:id="100" w:name="_Toc341797880"/>
      <w:bookmarkStart w:id="101" w:name="_Toc341797948"/>
      <w:bookmarkStart w:id="102" w:name="_Toc341797881"/>
      <w:bookmarkStart w:id="103" w:name="_Toc341797949"/>
      <w:bookmarkStart w:id="104" w:name="_Toc342392612"/>
      <w:bookmarkStart w:id="105" w:name="_Toc342677463"/>
      <w:bookmarkEnd w:id="100"/>
      <w:bookmarkEnd w:id="101"/>
      <w:bookmarkEnd w:id="102"/>
      <w:bookmarkEnd w:id="103"/>
      <w:r>
        <w:t>Order Management</w:t>
      </w:r>
      <w:bookmarkEnd w:id="104"/>
      <w:bookmarkEnd w:id="105"/>
    </w:p>
    <w:p w:rsidR="00C61E6D" w:rsidRPr="000A25E4" w:rsidRDefault="00C61E6D" w:rsidP="00C61E6D">
      <w:pPr>
        <w:pStyle w:val="ListParagraph"/>
        <w:numPr>
          <w:ilvl w:val="0"/>
          <w:numId w:val="60"/>
        </w:numPr>
        <w:spacing w:after="120"/>
        <w:contextualSpacing w:val="0"/>
        <w:rPr>
          <w:rFonts w:cstheme="majorHAnsi"/>
          <w:sz w:val="24"/>
          <w:szCs w:val="24"/>
        </w:rPr>
      </w:pPr>
      <w:r>
        <w:rPr>
          <w:rFonts w:cstheme="majorHAnsi"/>
          <w:sz w:val="24"/>
          <w:szCs w:val="24"/>
        </w:rPr>
        <w:t>Office Staff can create new order inside a Request by selecting a Request and then add a new order into it.</w:t>
      </w:r>
    </w:p>
    <w:p w:rsidR="00C61E6D" w:rsidRPr="000A25E4" w:rsidRDefault="00C61E6D" w:rsidP="00C61E6D">
      <w:pPr>
        <w:pStyle w:val="ListParagraph"/>
        <w:numPr>
          <w:ilvl w:val="0"/>
          <w:numId w:val="60"/>
        </w:numPr>
        <w:spacing w:after="120"/>
        <w:contextualSpacing w:val="0"/>
        <w:rPr>
          <w:rFonts w:cstheme="majorHAnsi"/>
          <w:sz w:val="24"/>
          <w:szCs w:val="24"/>
        </w:rPr>
      </w:pPr>
      <w:r>
        <w:rPr>
          <w:rFonts w:cstheme="majorHAnsi"/>
          <w:sz w:val="24"/>
          <w:szCs w:val="24"/>
        </w:rPr>
        <w:t>If an order is canceled after collected, it must be returned to the customer.</w:t>
      </w:r>
    </w:p>
    <w:p w:rsidR="00C61E6D" w:rsidRPr="000A25E4" w:rsidRDefault="00C61E6D" w:rsidP="00A15F17">
      <w:pPr>
        <w:pStyle w:val="Heading1111"/>
      </w:pPr>
      <w:bookmarkStart w:id="106" w:name="_Toc341797883"/>
      <w:bookmarkStart w:id="107" w:name="_Toc341797951"/>
      <w:bookmarkStart w:id="108" w:name="_Toc341797884"/>
      <w:bookmarkStart w:id="109" w:name="_Toc341797952"/>
      <w:bookmarkStart w:id="110" w:name="_Toc341797885"/>
      <w:bookmarkStart w:id="111" w:name="_Toc341797953"/>
      <w:bookmarkStart w:id="112" w:name="_Toc341797886"/>
      <w:bookmarkStart w:id="113" w:name="_Toc341797954"/>
      <w:bookmarkStart w:id="114" w:name="_Toc342392614"/>
      <w:bookmarkStart w:id="115" w:name="_Toc342677465"/>
      <w:bookmarkEnd w:id="106"/>
      <w:bookmarkEnd w:id="107"/>
      <w:bookmarkEnd w:id="108"/>
      <w:bookmarkEnd w:id="109"/>
      <w:bookmarkEnd w:id="110"/>
      <w:bookmarkEnd w:id="111"/>
      <w:bookmarkEnd w:id="112"/>
      <w:bookmarkEnd w:id="113"/>
      <w:r>
        <w:t>Collection Planning</w:t>
      </w:r>
      <w:bookmarkEnd w:id="114"/>
      <w:bookmarkEnd w:id="115"/>
    </w:p>
    <w:p w:rsidR="00C61E6D" w:rsidRPr="000A25E4" w:rsidRDefault="00C61E6D" w:rsidP="00C61E6D">
      <w:pPr>
        <w:pStyle w:val="ListParagraph"/>
        <w:numPr>
          <w:ilvl w:val="0"/>
          <w:numId w:val="47"/>
        </w:numPr>
        <w:spacing w:after="120"/>
        <w:contextualSpacing w:val="0"/>
        <w:rPr>
          <w:rFonts w:cstheme="majorHAnsi"/>
          <w:sz w:val="24"/>
          <w:szCs w:val="24"/>
        </w:rPr>
      </w:pPr>
      <w:r>
        <w:rPr>
          <w:rFonts w:cstheme="majorHAnsi"/>
          <w:sz w:val="24"/>
          <w:szCs w:val="24"/>
        </w:rPr>
        <w:t xml:space="preserve">Office staff can view request/order/item information that has been created. If collection manager feels the number of request is enough to collect, he can make a collection plan and assign it for collectors to go to the customers to collect items. </w:t>
      </w:r>
    </w:p>
    <w:p w:rsidR="00C61E6D" w:rsidRPr="000A25E4" w:rsidRDefault="00C61E6D" w:rsidP="00C61E6D">
      <w:pPr>
        <w:pStyle w:val="ListParagraph"/>
        <w:numPr>
          <w:ilvl w:val="0"/>
          <w:numId w:val="47"/>
        </w:numPr>
        <w:spacing w:after="120"/>
        <w:contextualSpacing w:val="0"/>
        <w:rPr>
          <w:rFonts w:cstheme="majorHAnsi"/>
          <w:sz w:val="24"/>
          <w:szCs w:val="24"/>
        </w:rPr>
      </w:pPr>
      <w:r>
        <w:rPr>
          <w:rFonts w:cstheme="majorHAnsi"/>
          <w:sz w:val="24"/>
          <w:szCs w:val="24"/>
        </w:rPr>
        <w:t>Staff can view collection plan detail to cancel collection plan, update status “finished” for it, update status “collected” for every request.</w:t>
      </w:r>
    </w:p>
    <w:p w:rsidR="00C61E6D" w:rsidRPr="000A25E4" w:rsidRDefault="00C61E6D" w:rsidP="00A15F17">
      <w:pPr>
        <w:pStyle w:val="Heading1111"/>
      </w:pPr>
      <w:bookmarkStart w:id="116" w:name="_Toc341797889"/>
      <w:bookmarkStart w:id="117" w:name="_Toc341797957"/>
      <w:bookmarkStart w:id="118" w:name="_Toc342392615"/>
      <w:bookmarkStart w:id="119" w:name="_Toc342677466"/>
      <w:bookmarkEnd w:id="116"/>
      <w:bookmarkEnd w:id="117"/>
      <w:r>
        <w:t>Delivery Planning</w:t>
      </w:r>
      <w:bookmarkEnd w:id="118"/>
      <w:bookmarkEnd w:id="119"/>
    </w:p>
    <w:p w:rsidR="00C61E6D" w:rsidRPr="000A25E4" w:rsidRDefault="00C61E6D" w:rsidP="00C61E6D">
      <w:pPr>
        <w:pStyle w:val="ListParagraph"/>
        <w:numPr>
          <w:ilvl w:val="0"/>
          <w:numId w:val="48"/>
        </w:numPr>
        <w:spacing w:after="120"/>
        <w:contextualSpacing w:val="0"/>
        <w:rPr>
          <w:rFonts w:cstheme="majorHAnsi"/>
          <w:sz w:val="24"/>
          <w:szCs w:val="24"/>
        </w:rPr>
      </w:pPr>
      <w:r>
        <w:rPr>
          <w:rFonts w:cstheme="majorHAnsi"/>
          <w:sz w:val="24"/>
          <w:szCs w:val="24"/>
        </w:rPr>
        <w:t xml:space="preserve">Office staff can view order/item information that has been collected. If delivery manager feels the number of item is enough to deliver, delivery manager can also make a delivery plan and assign it for delivery men to go to the receivers to deliver items. </w:t>
      </w:r>
    </w:p>
    <w:p w:rsidR="009C1BCC" w:rsidRPr="000A25E4" w:rsidRDefault="00C61E6D" w:rsidP="00C61E6D">
      <w:pPr>
        <w:pStyle w:val="ListParagraph"/>
        <w:numPr>
          <w:ilvl w:val="0"/>
          <w:numId w:val="48"/>
        </w:numPr>
        <w:spacing w:after="120"/>
        <w:contextualSpacing w:val="0"/>
        <w:rPr>
          <w:rFonts w:cstheme="majorHAnsi"/>
          <w:sz w:val="24"/>
          <w:szCs w:val="24"/>
        </w:rPr>
      </w:pPr>
      <w:r>
        <w:rPr>
          <w:rFonts w:cstheme="majorHAnsi"/>
          <w:sz w:val="24"/>
          <w:szCs w:val="24"/>
        </w:rPr>
        <w:t>Staff can view delivery plan detail to cancel delivery plan, update status “finished” for it, update status “delivered” for every order.</w:t>
      </w:r>
    </w:p>
    <w:p w:rsidR="009C1BCC" w:rsidRPr="000A25E4" w:rsidRDefault="009C1BCC" w:rsidP="00A15F17">
      <w:pPr>
        <w:pStyle w:val="Heading111"/>
      </w:pPr>
      <w:bookmarkStart w:id="120" w:name="_Toc341797891"/>
      <w:bookmarkStart w:id="121" w:name="_Toc341797959"/>
      <w:bookmarkStart w:id="122" w:name="_Toc341797892"/>
      <w:bookmarkStart w:id="123" w:name="_Toc341797960"/>
      <w:bookmarkStart w:id="124" w:name="OLE_LINK22"/>
      <w:bookmarkStart w:id="125" w:name="OLE_LINK23"/>
      <w:bookmarkStart w:id="126" w:name="_Toc326078835"/>
      <w:bookmarkStart w:id="127" w:name="_Toc326525158"/>
      <w:bookmarkStart w:id="128" w:name="_Toc342392616"/>
      <w:bookmarkStart w:id="129" w:name="_Toc342830337"/>
      <w:bookmarkEnd w:id="120"/>
      <w:bookmarkEnd w:id="121"/>
      <w:bookmarkEnd w:id="122"/>
      <w:bookmarkEnd w:id="123"/>
      <w:r>
        <w:t>System Requirement Specification</w:t>
      </w:r>
      <w:bookmarkEnd w:id="124"/>
      <w:bookmarkEnd w:id="125"/>
      <w:bookmarkEnd w:id="126"/>
      <w:bookmarkEnd w:id="127"/>
      <w:bookmarkEnd w:id="128"/>
      <w:bookmarkEnd w:id="129"/>
    </w:p>
    <w:p w:rsidR="009C1BCC" w:rsidRDefault="009C1BCC" w:rsidP="00A15F17">
      <w:pPr>
        <w:pStyle w:val="Heading1111"/>
      </w:pPr>
      <w:bookmarkStart w:id="130" w:name="_Toc326078836"/>
      <w:bookmarkStart w:id="131" w:name="_Toc326525159"/>
      <w:bookmarkStart w:id="132" w:name="_Toc342392617"/>
      <w:bookmarkStart w:id="133" w:name="OLE_LINK24"/>
      <w:bookmarkStart w:id="134" w:name="OLE_LINK4"/>
      <w:r>
        <w:t>External Interface Requirements</w:t>
      </w:r>
      <w:bookmarkEnd w:id="130"/>
      <w:bookmarkEnd w:id="131"/>
      <w:bookmarkEnd w:id="132"/>
    </w:p>
    <w:p w:rsidR="009C1BCC" w:rsidRPr="00A15F17" w:rsidRDefault="005F637E" w:rsidP="00A15F17">
      <w:pPr>
        <w:ind w:left="360" w:firstLine="720"/>
        <w:rPr>
          <w:b/>
        </w:rPr>
      </w:pPr>
      <w:r w:rsidRPr="00A15F17">
        <w:rPr>
          <w:b/>
        </w:rPr>
        <w:t>User Interfaces</w:t>
      </w:r>
      <w:bookmarkEnd w:id="133"/>
      <w:bookmarkEnd w:id="134"/>
    </w:p>
    <w:p w:rsidR="009C1BCC" w:rsidRPr="000A25E4" w:rsidRDefault="009C1BCC" w:rsidP="009C1BCC">
      <w:pPr>
        <w:pStyle w:val="ListParagraph"/>
        <w:numPr>
          <w:ilvl w:val="0"/>
          <w:numId w:val="51"/>
        </w:numPr>
        <w:spacing w:after="120"/>
        <w:ind w:left="1440"/>
        <w:contextualSpacing w:val="0"/>
        <w:rPr>
          <w:rFonts w:cstheme="majorHAnsi"/>
          <w:sz w:val="24"/>
          <w:szCs w:val="24"/>
        </w:rPr>
      </w:pPr>
      <w:r>
        <w:rPr>
          <w:rFonts w:cstheme="majorHAnsi"/>
          <w:sz w:val="24"/>
          <w:szCs w:val="24"/>
        </w:rPr>
        <w:t xml:space="preserve">The design should be simple and user-friendly. </w:t>
      </w:r>
      <w:r w:rsidR="00C61E6D">
        <w:rPr>
          <w:rFonts w:cstheme="majorHAnsi"/>
          <w:sz w:val="24"/>
          <w:szCs w:val="24"/>
        </w:rPr>
        <w:t>Green</w:t>
      </w:r>
      <w:r>
        <w:rPr>
          <w:rFonts w:cstheme="majorHAnsi"/>
          <w:sz w:val="24"/>
          <w:szCs w:val="24"/>
        </w:rPr>
        <w:t xml:space="preserve"> and dark blue will be 2 main colors of the website. The text color should be white if the background is dark, and it should be </w:t>
      </w:r>
      <w:r w:rsidR="00C61E6D">
        <w:rPr>
          <w:rFonts w:cstheme="majorHAnsi"/>
          <w:sz w:val="24"/>
          <w:szCs w:val="24"/>
        </w:rPr>
        <w:t>black</w:t>
      </w:r>
      <w:r>
        <w:rPr>
          <w:rFonts w:cstheme="majorHAnsi"/>
          <w:sz w:val="24"/>
          <w:szCs w:val="24"/>
        </w:rPr>
        <w:t xml:space="preserve"> if the background is </w:t>
      </w:r>
      <w:r w:rsidR="00C61E6D">
        <w:rPr>
          <w:rFonts w:cstheme="majorHAnsi"/>
          <w:sz w:val="24"/>
          <w:szCs w:val="24"/>
        </w:rPr>
        <w:t>light</w:t>
      </w:r>
      <w:r>
        <w:rPr>
          <w:rFonts w:cstheme="majorHAnsi"/>
          <w:sz w:val="24"/>
          <w:szCs w:val="24"/>
        </w:rPr>
        <w:t>.</w:t>
      </w:r>
    </w:p>
    <w:p w:rsidR="009C1BCC" w:rsidRPr="000A25E4" w:rsidRDefault="009C1BCC" w:rsidP="009C1BCC">
      <w:pPr>
        <w:pStyle w:val="ListParagraph"/>
        <w:numPr>
          <w:ilvl w:val="0"/>
          <w:numId w:val="51"/>
        </w:numPr>
        <w:spacing w:after="120"/>
        <w:ind w:left="1440"/>
        <w:contextualSpacing w:val="0"/>
        <w:rPr>
          <w:rFonts w:cstheme="majorHAnsi"/>
          <w:sz w:val="24"/>
          <w:szCs w:val="24"/>
        </w:rPr>
      </w:pPr>
      <w:r>
        <w:rPr>
          <w:rFonts w:cstheme="majorHAnsi"/>
          <w:sz w:val="24"/>
          <w:szCs w:val="24"/>
        </w:rPr>
        <w:t>The design should be responsive. It means that the web components should be scaled according to a range of resolutions and devices to provide a consistent experience, no matter what.</w:t>
      </w:r>
    </w:p>
    <w:p w:rsidR="00A15F17" w:rsidRDefault="00A15F17" w:rsidP="00A15F17">
      <w:pPr>
        <w:ind w:left="340" w:firstLine="720"/>
        <w:rPr>
          <w:b/>
        </w:rPr>
      </w:pPr>
      <w:bookmarkStart w:id="135" w:name="_Toc342392619"/>
    </w:p>
    <w:p w:rsidR="00A15F17" w:rsidRDefault="00A15F17" w:rsidP="00A15F17">
      <w:pPr>
        <w:ind w:left="340" w:firstLine="720"/>
        <w:rPr>
          <w:b/>
        </w:rPr>
      </w:pPr>
    </w:p>
    <w:p w:rsidR="00A15F17" w:rsidRDefault="00A15F17" w:rsidP="00A15F17">
      <w:pPr>
        <w:ind w:left="340" w:firstLine="720"/>
        <w:rPr>
          <w:b/>
        </w:rPr>
      </w:pPr>
    </w:p>
    <w:p w:rsidR="009C1BCC" w:rsidRPr="00A15F17" w:rsidRDefault="009C1BCC" w:rsidP="00A15F17">
      <w:pPr>
        <w:ind w:left="340" w:firstLine="720"/>
        <w:rPr>
          <w:b/>
        </w:rPr>
      </w:pPr>
      <w:r w:rsidRPr="00A15F17">
        <w:rPr>
          <w:b/>
        </w:rPr>
        <w:t>Hardware Interfaces</w:t>
      </w:r>
      <w:bookmarkEnd w:id="135"/>
    </w:p>
    <w:p w:rsidR="009C1BCC" w:rsidRPr="000A25E4" w:rsidRDefault="009C1BCC" w:rsidP="009C1BCC">
      <w:pPr>
        <w:pStyle w:val="ListParagraph"/>
        <w:numPr>
          <w:ilvl w:val="0"/>
          <w:numId w:val="52"/>
        </w:numPr>
        <w:spacing w:after="120"/>
        <w:contextualSpacing w:val="0"/>
        <w:rPr>
          <w:rFonts w:cstheme="majorHAnsi"/>
          <w:sz w:val="24"/>
          <w:szCs w:val="24"/>
        </w:rPr>
      </w:pPr>
      <w:r>
        <w:rPr>
          <w:rFonts w:cstheme="majorHAnsi"/>
          <w:sz w:val="24"/>
          <w:szCs w:val="24"/>
        </w:rPr>
        <w:lastRenderedPageBreak/>
        <w:t xml:space="preserve">To access to the system, users only need </w:t>
      </w:r>
      <w:r w:rsidR="00C61E6D">
        <w:rPr>
          <w:rFonts w:cstheme="majorHAnsi"/>
          <w:sz w:val="24"/>
          <w:szCs w:val="24"/>
        </w:rPr>
        <w:t>a</w:t>
      </w:r>
      <w:r>
        <w:rPr>
          <w:rFonts w:cstheme="majorHAnsi"/>
          <w:sz w:val="24"/>
          <w:szCs w:val="24"/>
        </w:rPr>
        <w:t xml:space="preserve"> computer with a fair internet connection.</w:t>
      </w:r>
    </w:p>
    <w:p w:rsidR="00A15F17" w:rsidRDefault="00A15F17" w:rsidP="00A15F17">
      <w:bookmarkStart w:id="136" w:name="_Toc342392620"/>
    </w:p>
    <w:p w:rsidR="009C1BCC" w:rsidRPr="00A15F17" w:rsidRDefault="009C1BCC" w:rsidP="00A15F17">
      <w:pPr>
        <w:ind w:left="340" w:firstLine="720"/>
        <w:rPr>
          <w:b/>
        </w:rPr>
      </w:pPr>
      <w:r w:rsidRPr="00A15F17">
        <w:rPr>
          <w:b/>
        </w:rPr>
        <w:t>Software Interfaces</w:t>
      </w:r>
      <w:bookmarkEnd w:id="136"/>
    </w:p>
    <w:p w:rsidR="009C1BCC" w:rsidRPr="000A25E4" w:rsidRDefault="009C1BCC" w:rsidP="009C1BCC">
      <w:pPr>
        <w:pStyle w:val="ListParagraph"/>
        <w:numPr>
          <w:ilvl w:val="0"/>
          <w:numId w:val="52"/>
        </w:numPr>
        <w:spacing w:after="120"/>
        <w:contextualSpacing w:val="0"/>
        <w:rPr>
          <w:rFonts w:cstheme="majorHAnsi"/>
          <w:sz w:val="24"/>
          <w:szCs w:val="24"/>
        </w:rPr>
      </w:pPr>
      <w:r>
        <w:rPr>
          <w:rFonts w:cstheme="majorHAnsi"/>
          <w:sz w:val="24"/>
          <w:szCs w:val="24"/>
        </w:rPr>
        <w:t>At the server side, the system should run on top of Windows 7, Windows Server 2008 or later versions of Windows Server. Besides, Microsoft .NET Framework 4 and MVC 3 should be installed on the server. The database management system use for HDMS is SQL Server 2008 R2.</w:t>
      </w:r>
    </w:p>
    <w:p w:rsidR="009C1BCC" w:rsidRPr="000A25E4" w:rsidRDefault="009C1BCC" w:rsidP="009C1BCC">
      <w:pPr>
        <w:pStyle w:val="ListParagraph"/>
        <w:numPr>
          <w:ilvl w:val="0"/>
          <w:numId w:val="52"/>
        </w:numPr>
        <w:spacing w:after="120"/>
        <w:contextualSpacing w:val="0"/>
        <w:rPr>
          <w:rFonts w:cstheme="majorHAnsi"/>
          <w:sz w:val="24"/>
          <w:szCs w:val="24"/>
        </w:rPr>
      </w:pPr>
      <w:r>
        <w:rPr>
          <w:rFonts w:cstheme="majorHAnsi"/>
          <w:sz w:val="24"/>
          <w:szCs w:val="24"/>
        </w:rPr>
        <w:t xml:space="preserve">At the client side, users can use any modern browser that supports </w:t>
      </w:r>
      <w:proofErr w:type="spellStart"/>
      <w:r>
        <w:rPr>
          <w:rFonts w:cstheme="majorHAnsi"/>
          <w:sz w:val="24"/>
          <w:szCs w:val="24"/>
        </w:rPr>
        <w:t>javascript</w:t>
      </w:r>
      <w:proofErr w:type="spellEnd"/>
      <w:r>
        <w:rPr>
          <w:rFonts w:cstheme="majorHAnsi"/>
          <w:sz w:val="24"/>
          <w:szCs w:val="24"/>
        </w:rPr>
        <w:t xml:space="preserve"> and HTML 5 to access to the system.</w:t>
      </w:r>
    </w:p>
    <w:p w:rsidR="00A15F17" w:rsidRDefault="00A15F17" w:rsidP="00A15F17">
      <w:pPr>
        <w:ind w:left="340" w:firstLine="720"/>
        <w:rPr>
          <w:b/>
        </w:rPr>
      </w:pPr>
      <w:bookmarkStart w:id="137" w:name="_Toc342392621"/>
    </w:p>
    <w:p w:rsidR="009C1BCC" w:rsidRPr="00A15F17" w:rsidRDefault="009C1BCC" w:rsidP="00A15F17">
      <w:pPr>
        <w:ind w:left="340" w:firstLine="720"/>
        <w:rPr>
          <w:b/>
        </w:rPr>
      </w:pPr>
      <w:r w:rsidRPr="00A15F17">
        <w:rPr>
          <w:b/>
        </w:rPr>
        <w:t>Communications Protocol</w:t>
      </w:r>
      <w:bookmarkEnd w:id="137"/>
    </w:p>
    <w:p w:rsidR="009C1BCC" w:rsidRPr="000A25E4" w:rsidRDefault="009C1BCC" w:rsidP="009C1BCC">
      <w:pPr>
        <w:ind w:left="1060"/>
        <w:rPr>
          <w:rFonts w:cstheme="majorHAnsi"/>
          <w:sz w:val="24"/>
          <w:szCs w:val="24"/>
        </w:rPr>
      </w:pPr>
      <w:r>
        <w:rPr>
          <w:rFonts w:cstheme="majorHAnsi"/>
          <w:sz w:val="24"/>
          <w:szCs w:val="24"/>
        </w:rPr>
        <w:t>HTTP is the protocol used for loading the web site in browsers.</w:t>
      </w:r>
    </w:p>
    <w:p w:rsidR="009C1BCC" w:rsidRPr="000A25E4" w:rsidRDefault="009C1BCC" w:rsidP="009C1BCC">
      <w:pPr>
        <w:spacing w:after="0" w:line="240" w:lineRule="auto"/>
        <w:rPr>
          <w:rFonts w:eastAsia="MS Gothic" w:cstheme="majorHAnsi"/>
          <w:b/>
          <w:bCs/>
          <w:color w:val="4F81BD"/>
          <w:sz w:val="24"/>
          <w:szCs w:val="24"/>
          <w:highlight w:val="lightGray"/>
        </w:rPr>
      </w:pPr>
      <w:r>
        <w:rPr>
          <w:rFonts w:cstheme="majorHAnsi"/>
          <w:sz w:val="24"/>
          <w:szCs w:val="24"/>
          <w:highlight w:val="lightGray"/>
        </w:rPr>
        <w:br w:type="page"/>
      </w:r>
    </w:p>
    <w:p w:rsidR="009C1BCC" w:rsidRDefault="00093BEF" w:rsidP="00A15F17">
      <w:pPr>
        <w:pStyle w:val="Heading11"/>
      </w:pPr>
      <w:bookmarkStart w:id="138" w:name="_Toc342830338"/>
      <w:r w:rsidRPr="00093BEF">
        <w:lastRenderedPageBreak/>
        <w:t>Software Design Description</w:t>
      </w:r>
      <w:bookmarkEnd w:id="138"/>
    </w:p>
    <w:p w:rsidR="00B503EF" w:rsidRDefault="00B503EF" w:rsidP="00A15F17">
      <w:pPr>
        <w:pStyle w:val="Heading111"/>
      </w:pPr>
      <w:bookmarkStart w:id="139" w:name="_Toc342822743"/>
      <w:bookmarkStart w:id="140" w:name="_Toc342830339"/>
      <w:r>
        <w:t>System Overview</w:t>
      </w:r>
      <w:bookmarkEnd w:id="139"/>
      <w:bookmarkEnd w:id="140"/>
      <w:r>
        <w:t xml:space="preserve"> </w:t>
      </w:r>
    </w:p>
    <w:p w:rsidR="00B503EF" w:rsidRDefault="00B503EF" w:rsidP="00B503EF">
      <w:pPr>
        <w:ind w:left="-270"/>
      </w:pPr>
      <w:r>
        <w:rPr>
          <w:noProof/>
          <w:lang w:eastAsia="ja-JP"/>
        </w:rPr>
        <w:drawing>
          <wp:inline distT="0" distB="0" distL="0" distR="0" wp14:anchorId="6DFA9B7F" wp14:editId="422C388B">
            <wp:extent cx="6121894" cy="1952625"/>
            <wp:effectExtent l="190500" t="190500" r="184150" b="180975"/>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_overview.JPG"/>
                    <pic:cNvPicPr/>
                  </pic:nvPicPr>
                  <pic:blipFill>
                    <a:blip r:embed="rId14">
                      <a:extLst>
                        <a:ext uri="{28A0092B-C50C-407E-A947-70E740481C1C}">
                          <a14:useLocalDpi xmlns:a14="http://schemas.microsoft.com/office/drawing/2010/main" val="0"/>
                        </a:ext>
                      </a:extLst>
                    </a:blip>
                    <a:stretch>
                      <a:fillRect/>
                    </a:stretch>
                  </pic:blipFill>
                  <pic:spPr>
                    <a:xfrm>
                      <a:off x="0" y="0"/>
                      <a:ext cx="6120501" cy="1952181"/>
                    </a:xfrm>
                    <a:prstGeom prst="rect">
                      <a:avLst/>
                    </a:prstGeom>
                    <a:ln>
                      <a:noFill/>
                    </a:ln>
                    <a:effectLst>
                      <a:outerShdw blurRad="190500" algn="tl" rotWithShape="0">
                        <a:srgbClr val="000000">
                          <a:alpha val="70000"/>
                        </a:srgbClr>
                      </a:outerShdw>
                    </a:effectLst>
                  </pic:spPr>
                </pic:pic>
              </a:graphicData>
            </a:graphic>
          </wp:inline>
        </w:drawing>
      </w:r>
    </w:p>
    <w:p w:rsidR="00B503EF" w:rsidRDefault="00B503EF" w:rsidP="00B503EF">
      <w:pPr>
        <w:pStyle w:val="Caption"/>
        <w:jc w:val="center"/>
      </w:pPr>
      <w:r>
        <w:t xml:space="preserve">Figure </w:t>
      </w:r>
      <w:r>
        <w:fldChar w:fldCharType="begin"/>
      </w:r>
      <w:r>
        <w:instrText xml:space="preserve"> SEQ Figure \* ARABIC </w:instrText>
      </w:r>
      <w:r>
        <w:fldChar w:fldCharType="separate"/>
      </w:r>
      <w:r w:rsidR="00351539">
        <w:rPr>
          <w:noProof/>
        </w:rPr>
        <w:t>2</w:t>
      </w:r>
      <w:r>
        <w:fldChar w:fldCharType="end"/>
      </w:r>
      <w:r>
        <w:t xml:space="preserve"> - System Overview</w:t>
      </w:r>
    </w:p>
    <w:p w:rsidR="00093BEF" w:rsidRPr="00B337EB" w:rsidRDefault="00093BEF" w:rsidP="00093BEF">
      <w:pPr>
        <w:spacing w:after="0" w:line="240" w:lineRule="auto"/>
        <w:rPr>
          <w:noProof/>
        </w:rPr>
      </w:pPr>
    </w:p>
    <w:p w:rsidR="00093BEF" w:rsidRPr="00EC5409" w:rsidRDefault="00093BEF" w:rsidP="00A15F17">
      <w:pPr>
        <w:pStyle w:val="Heading111"/>
      </w:pPr>
      <w:bookmarkStart w:id="141" w:name="_Toc338283347"/>
      <w:bookmarkStart w:id="142" w:name="_Toc327480681"/>
      <w:r>
        <w:t xml:space="preserve"> </w:t>
      </w:r>
      <w:bookmarkStart w:id="143" w:name="_Toc342830340"/>
      <w:r w:rsidRPr="00EC5409">
        <w:t>System Architectural Design</w:t>
      </w:r>
      <w:bookmarkEnd w:id="141"/>
      <w:bookmarkEnd w:id="143"/>
    </w:p>
    <w:p w:rsidR="00093BEF" w:rsidRPr="00EC5409" w:rsidRDefault="00093BEF" w:rsidP="00A15F17">
      <w:pPr>
        <w:pStyle w:val="Heading1111"/>
      </w:pPr>
      <w:bookmarkStart w:id="144" w:name="_Toc338283348"/>
      <w:r>
        <w:t xml:space="preserve"> </w:t>
      </w:r>
      <w:r w:rsidRPr="00EC5409">
        <w:t>Choice of System Architecture</w:t>
      </w:r>
      <w:bookmarkEnd w:id="144"/>
    </w:p>
    <w:p w:rsidR="00B503EF" w:rsidRDefault="00B503EF" w:rsidP="00B503EF">
      <w:pPr>
        <w:keepNext/>
        <w:jc w:val="center"/>
      </w:pPr>
      <w:r w:rsidRPr="00C720D2">
        <w:rPr>
          <w:noProof/>
          <w:lang w:eastAsia="ja-JP"/>
        </w:rPr>
        <w:drawing>
          <wp:inline distT="0" distB="0" distL="0" distR="0" wp14:anchorId="35820B6E" wp14:editId="58FD5A1E">
            <wp:extent cx="3856921" cy="348989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stretch>
                      <a:fillRect/>
                    </a:stretch>
                  </pic:blipFill>
                  <pic:spPr>
                    <a:xfrm>
                      <a:off x="0" y="0"/>
                      <a:ext cx="3856921" cy="3489891"/>
                    </a:xfrm>
                    <a:prstGeom prst="rect">
                      <a:avLst/>
                    </a:prstGeom>
                  </pic:spPr>
                </pic:pic>
              </a:graphicData>
            </a:graphic>
          </wp:inline>
        </w:drawing>
      </w:r>
    </w:p>
    <w:p w:rsidR="00093BEF" w:rsidRPr="00B337EB" w:rsidRDefault="00B503EF" w:rsidP="00C96F8D">
      <w:pPr>
        <w:pStyle w:val="Caption"/>
        <w:jc w:val="center"/>
      </w:pPr>
      <w:r>
        <w:t xml:space="preserve">Figure </w:t>
      </w:r>
      <w:r>
        <w:fldChar w:fldCharType="begin"/>
      </w:r>
      <w:r>
        <w:instrText xml:space="preserve"> SEQ Figure \* ARABIC </w:instrText>
      </w:r>
      <w:r>
        <w:fldChar w:fldCharType="separate"/>
      </w:r>
      <w:r w:rsidR="00351539">
        <w:rPr>
          <w:noProof/>
        </w:rPr>
        <w:t>3</w:t>
      </w:r>
      <w:r>
        <w:fldChar w:fldCharType="end"/>
      </w:r>
      <w:r>
        <w:t xml:space="preserve"> - MVC</w:t>
      </w:r>
    </w:p>
    <w:p w:rsidR="00093BEF" w:rsidRPr="00EC5409" w:rsidRDefault="00093BEF" w:rsidP="00093BEF">
      <w:pPr>
        <w:autoSpaceDE w:val="0"/>
        <w:autoSpaceDN w:val="0"/>
        <w:adjustRightInd w:val="0"/>
        <w:spacing w:after="0" w:line="240" w:lineRule="auto"/>
        <w:ind w:left="360"/>
        <w:rPr>
          <w:sz w:val="24"/>
          <w:szCs w:val="24"/>
        </w:rPr>
      </w:pPr>
      <w:r w:rsidRPr="00EC5409">
        <w:rPr>
          <w:rFonts w:cs="Calibri"/>
          <w:color w:val="000000"/>
        </w:rPr>
        <w:t xml:space="preserve">We use ASP.NET MVC 3, which is a framework for building scalable, standards-based web applications using well-established design patterns and the power of ASP.NET and the .NET </w:t>
      </w:r>
      <w:r w:rsidRPr="00EC5409">
        <w:rPr>
          <w:rFonts w:cs="Calibri"/>
          <w:color w:val="000000"/>
        </w:rPr>
        <w:lastRenderedPageBreak/>
        <w:t xml:space="preserve">Framework. MVC stands for model-view-controller. MVC is a pattern for developing applications that are well architected and easy to maintain. MVC-based applications contain: </w:t>
      </w:r>
    </w:p>
    <w:p w:rsidR="00093BEF" w:rsidRPr="00EC5409" w:rsidRDefault="00093BEF" w:rsidP="00093BEF">
      <w:pPr>
        <w:pStyle w:val="ListParagraph"/>
        <w:numPr>
          <w:ilvl w:val="0"/>
          <w:numId w:val="179"/>
        </w:numPr>
        <w:autoSpaceDE w:val="0"/>
        <w:autoSpaceDN w:val="0"/>
        <w:adjustRightInd w:val="0"/>
        <w:spacing w:before="200" w:after="0" w:line="240" w:lineRule="auto"/>
        <w:ind w:left="1080"/>
        <w:contextualSpacing w:val="0"/>
        <w:rPr>
          <w:sz w:val="24"/>
          <w:szCs w:val="24"/>
        </w:rPr>
      </w:pPr>
      <w:r w:rsidRPr="00EC5409">
        <w:rPr>
          <w:rFonts w:cs="Calibri"/>
          <w:b/>
          <w:bCs/>
          <w:color w:val="000000"/>
        </w:rPr>
        <w:t>View</w:t>
      </w:r>
      <w:r w:rsidRPr="00EC5409">
        <w:rPr>
          <w:rFonts w:cs="Calibri"/>
          <w:color w:val="000000"/>
        </w:rPr>
        <w:t xml:space="preserve">s are template files that your application uses for dynamically generating HTML responses. </w:t>
      </w:r>
    </w:p>
    <w:p w:rsidR="00093BEF" w:rsidRPr="00EC5409" w:rsidRDefault="00093BEF" w:rsidP="00093BEF">
      <w:pPr>
        <w:pStyle w:val="ListParagraph"/>
        <w:numPr>
          <w:ilvl w:val="0"/>
          <w:numId w:val="179"/>
        </w:numPr>
        <w:autoSpaceDE w:val="0"/>
        <w:autoSpaceDN w:val="0"/>
        <w:adjustRightInd w:val="0"/>
        <w:spacing w:after="0" w:line="240" w:lineRule="auto"/>
        <w:ind w:left="1080"/>
        <w:contextualSpacing w:val="0"/>
        <w:rPr>
          <w:sz w:val="24"/>
          <w:szCs w:val="24"/>
        </w:rPr>
      </w:pPr>
      <w:r w:rsidRPr="00EC5409">
        <w:rPr>
          <w:rFonts w:cs="Calibri"/>
          <w:b/>
          <w:bCs/>
          <w:color w:val="000000"/>
        </w:rPr>
        <w:t>Model</w:t>
      </w:r>
      <w:r w:rsidRPr="00EC5409">
        <w:rPr>
          <w:rFonts w:cs="Calibri"/>
          <w:color w:val="000000"/>
        </w:rPr>
        <w:t xml:space="preserve">s are classes that represent the data of the application and that use validation logic to enforce business rules for that data. </w:t>
      </w:r>
    </w:p>
    <w:p w:rsidR="00093BEF" w:rsidRPr="00B337EB" w:rsidRDefault="00093BEF" w:rsidP="00093BEF">
      <w:pPr>
        <w:pStyle w:val="ListParagraph"/>
        <w:numPr>
          <w:ilvl w:val="0"/>
          <w:numId w:val="179"/>
        </w:numPr>
        <w:autoSpaceDE w:val="0"/>
        <w:autoSpaceDN w:val="0"/>
        <w:adjustRightInd w:val="0"/>
        <w:spacing w:after="0" w:line="240" w:lineRule="auto"/>
        <w:ind w:left="1080"/>
        <w:contextualSpacing w:val="0"/>
      </w:pPr>
      <w:r w:rsidRPr="00EC5409">
        <w:rPr>
          <w:rFonts w:cs="Calibri"/>
          <w:b/>
          <w:bCs/>
          <w:color w:val="000000"/>
        </w:rPr>
        <w:t>Controller</w:t>
      </w:r>
      <w:r w:rsidRPr="00EC5409">
        <w:rPr>
          <w:rFonts w:cs="Calibri"/>
          <w:color w:val="000000"/>
        </w:rPr>
        <w:t>s are classes that handle incoming requests to the application, retrieve model data, and then specify view templates that return a response to the client.</w:t>
      </w:r>
    </w:p>
    <w:p w:rsidR="00093BEF" w:rsidRPr="00B337EB" w:rsidRDefault="00093BEF" w:rsidP="00093BEF">
      <w:pPr>
        <w:autoSpaceDE w:val="0"/>
        <w:autoSpaceDN w:val="0"/>
        <w:adjustRightInd w:val="0"/>
        <w:spacing w:after="0" w:line="240" w:lineRule="auto"/>
      </w:pPr>
    </w:p>
    <w:p w:rsidR="00093BEF" w:rsidRPr="00EC5409" w:rsidRDefault="00093BEF" w:rsidP="00A15F17">
      <w:pPr>
        <w:pStyle w:val="Heading111"/>
      </w:pPr>
      <w:bookmarkStart w:id="145" w:name="_Toc338283350"/>
      <w:bookmarkStart w:id="146" w:name="_Toc342830341"/>
      <w:r w:rsidRPr="00EC5409">
        <w:t>Package Diagram</w:t>
      </w:r>
      <w:bookmarkEnd w:id="145"/>
      <w:bookmarkEnd w:id="146"/>
    </w:p>
    <w:p w:rsidR="00B26FDE" w:rsidRDefault="00093BEF" w:rsidP="00C720D2">
      <w:pPr>
        <w:keepNext/>
        <w:ind w:left="-540"/>
      </w:pPr>
      <w:r>
        <w:rPr>
          <w:noProof/>
          <w:lang w:eastAsia="ja-JP"/>
        </w:rPr>
        <w:drawing>
          <wp:inline distT="0" distB="0" distL="0" distR="0" wp14:anchorId="0A7724F7" wp14:editId="17D1D912">
            <wp:extent cx="6010275" cy="4138871"/>
            <wp:effectExtent l="190500" t="190500" r="161925" b="167005"/>
            <wp:docPr id="58" name="Picture 58" descr="D:\Study\FU\Semester 9\Capstone\HDMS\Design\Package Diagrams\General_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tudy\FU\Semester 9\Capstone\HDMS\Design\Package Diagrams\General_001.pn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b="51339"/>
                    <a:stretch/>
                  </pic:blipFill>
                  <pic:spPr bwMode="auto">
                    <a:xfrm>
                      <a:off x="0" y="0"/>
                      <a:ext cx="6010275" cy="4138871"/>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093BEF" w:rsidRPr="00B337EB" w:rsidRDefault="00B26FDE" w:rsidP="00C720D2">
      <w:pPr>
        <w:pStyle w:val="Caption"/>
        <w:jc w:val="center"/>
      </w:pPr>
      <w:r>
        <w:t xml:space="preserve">Figure </w:t>
      </w:r>
      <w:r w:rsidR="00B503EF">
        <w:fldChar w:fldCharType="begin"/>
      </w:r>
      <w:r w:rsidR="00B503EF">
        <w:instrText xml:space="preserve"> SEQ Figure \* ARABIC </w:instrText>
      </w:r>
      <w:r w:rsidR="00B503EF">
        <w:fldChar w:fldCharType="separate"/>
      </w:r>
      <w:r w:rsidR="00351539">
        <w:rPr>
          <w:noProof/>
        </w:rPr>
        <w:t>4</w:t>
      </w:r>
      <w:r w:rsidR="00B503EF">
        <w:rPr>
          <w:noProof/>
        </w:rPr>
        <w:fldChar w:fldCharType="end"/>
      </w:r>
      <w:r>
        <w:t xml:space="preserve"> - General Package Diagram</w:t>
      </w:r>
    </w:p>
    <w:p w:rsidR="00093BEF" w:rsidRDefault="00093BEF" w:rsidP="00093BEF"/>
    <w:p w:rsidR="00B26FDE" w:rsidRDefault="0006220C" w:rsidP="00C720D2">
      <w:pPr>
        <w:keepNext/>
        <w:ind w:left="-450"/>
      </w:pPr>
      <w:r>
        <w:rPr>
          <w:noProof/>
          <w:lang w:eastAsia="ja-JP"/>
        </w:rPr>
        <w:lastRenderedPageBreak/>
        <w:drawing>
          <wp:inline distT="0" distB="0" distL="0" distR="0" wp14:anchorId="68814A00" wp14:editId="4300C043">
            <wp:extent cx="6076950" cy="5022980"/>
            <wp:effectExtent l="190500" t="190500" r="190500" b="19685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s_001.png"/>
                    <pic:cNvPicPr/>
                  </pic:nvPicPr>
                  <pic:blipFill rotWithShape="1">
                    <a:blip r:embed="rId17" cstate="print">
                      <a:extLst>
                        <a:ext uri="{28A0092B-C50C-407E-A947-70E740481C1C}">
                          <a14:useLocalDpi xmlns:a14="http://schemas.microsoft.com/office/drawing/2010/main" val="0"/>
                        </a:ext>
                      </a:extLst>
                    </a:blip>
                    <a:srcRect l="1839" r="30321" b="20688"/>
                    <a:stretch/>
                  </pic:blipFill>
                  <pic:spPr bwMode="auto">
                    <a:xfrm>
                      <a:off x="0" y="0"/>
                      <a:ext cx="6080157" cy="5025631"/>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093BEF" w:rsidRDefault="00B26FDE" w:rsidP="00C720D2">
      <w:pPr>
        <w:pStyle w:val="Caption"/>
        <w:jc w:val="center"/>
      </w:pPr>
      <w:r>
        <w:t xml:space="preserve">Figure </w:t>
      </w:r>
      <w:r w:rsidR="00B503EF">
        <w:fldChar w:fldCharType="begin"/>
      </w:r>
      <w:r w:rsidR="00B503EF">
        <w:instrText xml:space="preserve"> SEQ Figure \* ARABIC </w:instrText>
      </w:r>
      <w:r w:rsidR="00B503EF">
        <w:fldChar w:fldCharType="separate"/>
      </w:r>
      <w:r w:rsidR="00351539">
        <w:rPr>
          <w:noProof/>
        </w:rPr>
        <w:t>5</w:t>
      </w:r>
      <w:r w:rsidR="00B503EF">
        <w:rPr>
          <w:noProof/>
        </w:rPr>
        <w:fldChar w:fldCharType="end"/>
      </w:r>
      <w:r>
        <w:t xml:space="preserve"> - </w:t>
      </w:r>
      <w:proofErr w:type="spellStart"/>
      <w:r>
        <w:t>HDMS.Models</w:t>
      </w:r>
      <w:proofErr w:type="spellEnd"/>
      <w:r>
        <w:t xml:space="preserve"> Package</w:t>
      </w:r>
    </w:p>
    <w:p w:rsidR="00B26FDE" w:rsidRDefault="00093BEF" w:rsidP="00C720D2">
      <w:pPr>
        <w:keepNext/>
        <w:autoSpaceDE w:val="0"/>
        <w:autoSpaceDN w:val="0"/>
        <w:adjustRightInd w:val="0"/>
        <w:spacing w:after="0" w:line="240" w:lineRule="auto"/>
        <w:ind w:left="-540"/>
      </w:pPr>
      <w:r>
        <w:rPr>
          <w:noProof/>
          <w:lang w:eastAsia="ja-JP"/>
        </w:rPr>
        <w:lastRenderedPageBreak/>
        <w:drawing>
          <wp:inline distT="0" distB="0" distL="0" distR="0" wp14:anchorId="0EDC9127" wp14:editId="3EB92B3B">
            <wp:extent cx="6376980" cy="6734175"/>
            <wp:effectExtent l="190500" t="190500" r="176530" b="161925"/>
            <wp:docPr id="66" name="Picture 66" descr="D:\Study\FU\Semester 9\Capstone\HDMS\Design\Package Diagrams\Controllers_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tudy\FU\Semester 9\Capstone\HDMS\Design\Package Diagrams\Controllers_001.pn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25379"/>
                    <a:stretch/>
                  </pic:blipFill>
                  <pic:spPr bwMode="auto">
                    <a:xfrm>
                      <a:off x="0" y="0"/>
                      <a:ext cx="6376980" cy="673417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093BEF" w:rsidRPr="00B337EB" w:rsidRDefault="00B26FDE" w:rsidP="00C720D2">
      <w:pPr>
        <w:pStyle w:val="Caption"/>
        <w:jc w:val="center"/>
        <w:rPr>
          <w:noProof/>
          <w:lang w:eastAsia="ja-JP"/>
        </w:rPr>
      </w:pPr>
      <w:r>
        <w:t xml:space="preserve">Figure </w:t>
      </w:r>
      <w:r w:rsidR="00B503EF">
        <w:fldChar w:fldCharType="begin"/>
      </w:r>
      <w:r w:rsidR="00B503EF">
        <w:instrText xml:space="preserve"> SEQ Figure \* ARABIC </w:instrText>
      </w:r>
      <w:r w:rsidR="00B503EF">
        <w:fldChar w:fldCharType="separate"/>
      </w:r>
      <w:r w:rsidR="00351539">
        <w:rPr>
          <w:noProof/>
        </w:rPr>
        <w:t>6</w:t>
      </w:r>
      <w:r w:rsidR="00B503EF">
        <w:rPr>
          <w:noProof/>
        </w:rPr>
        <w:fldChar w:fldCharType="end"/>
      </w:r>
      <w:r>
        <w:t xml:space="preserve"> - </w:t>
      </w:r>
      <w:proofErr w:type="spellStart"/>
      <w:r>
        <w:t>HDMS.Controllers</w:t>
      </w:r>
      <w:proofErr w:type="spellEnd"/>
      <w:r>
        <w:t xml:space="preserve"> Package</w:t>
      </w:r>
    </w:p>
    <w:p w:rsidR="00093BEF" w:rsidRDefault="00093BEF" w:rsidP="00093BEF">
      <w:pPr>
        <w:spacing w:after="0" w:line="240" w:lineRule="auto"/>
        <w:rPr>
          <w:rFonts w:ascii="Cambria" w:eastAsia="MS Gothic" w:hAnsi="Cambria"/>
          <w:b/>
          <w:bCs/>
          <w:noProof/>
          <w:sz w:val="28"/>
          <w:szCs w:val="28"/>
          <w:lang w:eastAsia="ja-JP"/>
        </w:rPr>
      </w:pPr>
      <w:r>
        <w:rPr>
          <w:lang w:eastAsia="ja-JP"/>
        </w:rPr>
        <w:br w:type="page"/>
      </w:r>
    </w:p>
    <w:bookmarkEnd w:id="142"/>
    <w:p w:rsidR="00BC712A" w:rsidRDefault="00BC4E27" w:rsidP="00A15F17">
      <w:pPr>
        <w:pStyle w:val="Heading111"/>
      </w:pPr>
      <w:r>
        <w:lastRenderedPageBreak/>
        <w:t xml:space="preserve"> </w:t>
      </w:r>
      <w:bookmarkStart w:id="147" w:name="_Toc342830342"/>
      <w:r w:rsidR="00BC712A">
        <w:t>State Diagrams</w:t>
      </w:r>
      <w:bookmarkEnd w:id="147"/>
    </w:p>
    <w:p w:rsidR="001602D5" w:rsidRDefault="00BC712A" w:rsidP="00A15F17">
      <w:pPr>
        <w:pStyle w:val="Heading1111"/>
      </w:pPr>
      <w:r>
        <w:t>Request State Diagram</w:t>
      </w:r>
    </w:p>
    <w:p w:rsidR="001602D5" w:rsidRDefault="001602D5" w:rsidP="00C720D2">
      <w:r w:rsidRPr="00C720D2">
        <w:rPr>
          <w:noProof/>
          <w:lang w:eastAsia="ja-JP"/>
        </w:rPr>
        <w:drawing>
          <wp:inline distT="0" distB="0" distL="0" distR="0" wp14:anchorId="60BC5AC3" wp14:editId="34F2CCFF">
            <wp:extent cx="6202985" cy="4505325"/>
            <wp:effectExtent l="190500" t="190500" r="198120" b="180975"/>
            <wp:docPr id="147" name="Picture 147" descr="D:\Study\FU\Semester 9\Capstone\HDMS\Design\State Diagrams\RequestStat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tudy\FU\Semester 9\Capstone\HDMS\Design\State Diagrams\RequestStateDiagram.pn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1775" t="12670" r="7168" b="9276"/>
                    <a:stretch/>
                  </pic:blipFill>
                  <pic:spPr bwMode="auto">
                    <a:xfrm>
                      <a:off x="0" y="0"/>
                      <a:ext cx="6208458" cy="450930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1602D5" w:rsidRDefault="001602D5" w:rsidP="00C720D2">
      <w:pPr>
        <w:pStyle w:val="Caption"/>
        <w:jc w:val="center"/>
      </w:pPr>
      <w:r>
        <w:t xml:space="preserve">Figure </w:t>
      </w:r>
      <w:r w:rsidR="00B503EF">
        <w:fldChar w:fldCharType="begin"/>
      </w:r>
      <w:r w:rsidR="00B503EF">
        <w:instrText xml:space="preserve"> SEQ Figure \* ARABIC </w:instrText>
      </w:r>
      <w:r w:rsidR="00B503EF">
        <w:fldChar w:fldCharType="separate"/>
      </w:r>
      <w:r w:rsidR="00351539">
        <w:rPr>
          <w:noProof/>
        </w:rPr>
        <w:t>7</w:t>
      </w:r>
      <w:r w:rsidR="00B503EF">
        <w:rPr>
          <w:noProof/>
        </w:rPr>
        <w:fldChar w:fldCharType="end"/>
      </w:r>
      <w:r>
        <w:t xml:space="preserve"> - Request State Diagram</w:t>
      </w:r>
    </w:p>
    <w:p w:rsidR="0006220C" w:rsidRDefault="0006220C" w:rsidP="0006220C">
      <w:r>
        <w:t>States Description:</w:t>
      </w:r>
    </w:p>
    <w:p w:rsidR="0006220C" w:rsidRDefault="0006220C" w:rsidP="0006220C">
      <w:pPr>
        <w:pStyle w:val="ListParagraph"/>
        <w:numPr>
          <w:ilvl w:val="0"/>
          <w:numId w:val="219"/>
        </w:numPr>
      </w:pPr>
      <w:r w:rsidRPr="0063785A">
        <w:rPr>
          <w:b/>
        </w:rPr>
        <w:t>Draft</w:t>
      </w:r>
      <w:r>
        <w:t>: the request is created by customers or staffs but not submitted for processing yet.</w:t>
      </w:r>
    </w:p>
    <w:p w:rsidR="0006220C" w:rsidRDefault="0006220C" w:rsidP="0006220C">
      <w:pPr>
        <w:pStyle w:val="ListParagraph"/>
        <w:numPr>
          <w:ilvl w:val="0"/>
          <w:numId w:val="219"/>
        </w:numPr>
      </w:pPr>
      <w:r w:rsidRPr="0063785A">
        <w:rPr>
          <w:b/>
        </w:rPr>
        <w:t>New</w:t>
      </w:r>
      <w:r>
        <w:t>: the request is submitted for processing but not approved by staffs yet.</w:t>
      </w:r>
    </w:p>
    <w:p w:rsidR="0006220C" w:rsidRDefault="0006220C" w:rsidP="0006220C">
      <w:pPr>
        <w:pStyle w:val="ListParagraph"/>
        <w:numPr>
          <w:ilvl w:val="0"/>
          <w:numId w:val="219"/>
        </w:numPr>
      </w:pPr>
      <w:r w:rsidRPr="0063785A">
        <w:rPr>
          <w:b/>
        </w:rPr>
        <w:t>Approved</w:t>
      </w:r>
      <w:r>
        <w:t>: the request and all</w:t>
      </w:r>
      <w:r w:rsidRPr="009B2437">
        <w:t xml:space="preserve"> </w:t>
      </w:r>
      <w:r>
        <w:t>included orders are approved.</w:t>
      </w:r>
    </w:p>
    <w:p w:rsidR="0006220C" w:rsidRDefault="0006220C" w:rsidP="0006220C">
      <w:pPr>
        <w:pStyle w:val="ListParagraph"/>
        <w:numPr>
          <w:ilvl w:val="0"/>
          <w:numId w:val="219"/>
        </w:numPr>
      </w:pPr>
      <w:r w:rsidRPr="0063785A">
        <w:rPr>
          <w:b/>
        </w:rPr>
        <w:t>Planned</w:t>
      </w:r>
      <w:r>
        <w:t xml:space="preserve"> </w:t>
      </w:r>
      <w:r w:rsidRPr="0063785A">
        <w:rPr>
          <w:b/>
        </w:rPr>
        <w:t>for collecting</w:t>
      </w:r>
      <w:r>
        <w:t>: the request is in a collection plan but not collected yet.</w:t>
      </w:r>
    </w:p>
    <w:p w:rsidR="0006220C" w:rsidRDefault="0006220C" w:rsidP="0006220C">
      <w:pPr>
        <w:pStyle w:val="ListParagraph"/>
        <w:numPr>
          <w:ilvl w:val="0"/>
          <w:numId w:val="219"/>
        </w:numPr>
      </w:pPr>
      <w:r w:rsidRPr="0063785A">
        <w:rPr>
          <w:b/>
        </w:rPr>
        <w:t>Collected</w:t>
      </w:r>
      <w:r>
        <w:t>: All orders included in the request have been collected to the warehouse.</w:t>
      </w:r>
    </w:p>
    <w:p w:rsidR="0006220C" w:rsidRDefault="0006220C" w:rsidP="0006220C">
      <w:pPr>
        <w:pStyle w:val="ListParagraph"/>
        <w:numPr>
          <w:ilvl w:val="0"/>
          <w:numId w:val="219"/>
        </w:numPr>
      </w:pPr>
      <w:r w:rsidRPr="0063785A">
        <w:rPr>
          <w:b/>
        </w:rPr>
        <w:t>Finished</w:t>
      </w:r>
      <w:r>
        <w:t>: All orders included in the request have been processed completely (deliver, return)</w:t>
      </w:r>
    </w:p>
    <w:p w:rsidR="00BC712A" w:rsidRPr="00C720D2" w:rsidRDefault="0006220C" w:rsidP="0006220C">
      <w:pPr>
        <w:pStyle w:val="ListParagraph"/>
        <w:numPr>
          <w:ilvl w:val="0"/>
          <w:numId w:val="219"/>
        </w:numPr>
      </w:pPr>
      <w:r>
        <w:rPr>
          <w:b/>
        </w:rPr>
        <w:t>Canceled</w:t>
      </w:r>
      <w:r w:rsidRPr="0063785A">
        <w:t>:</w:t>
      </w:r>
      <w:r>
        <w:t xml:space="preserve"> the request is canceled by customers or staffs and will not continue being processed.</w:t>
      </w:r>
    </w:p>
    <w:p w:rsidR="00BC712A" w:rsidRDefault="00BC712A" w:rsidP="00BC712A">
      <w:pPr>
        <w:spacing w:after="0" w:line="240" w:lineRule="auto"/>
        <w:rPr>
          <w:rFonts w:eastAsia="MS Gothic"/>
          <w:b/>
          <w:bCs/>
          <w:noProof/>
          <w:color w:val="365F91"/>
          <w:sz w:val="28"/>
          <w:szCs w:val="28"/>
        </w:rPr>
      </w:pPr>
    </w:p>
    <w:p w:rsidR="002724DF" w:rsidRDefault="002724DF">
      <w:pPr>
        <w:spacing w:after="0" w:line="240" w:lineRule="auto"/>
        <w:rPr>
          <w:rFonts w:asciiTheme="majorHAnsi" w:eastAsiaTheme="majorEastAsia" w:hAnsiTheme="majorHAnsi" w:cstheme="majorBidi"/>
          <w:color w:val="4F81BD" w:themeColor="accent1"/>
          <w:sz w:val="28"/>
        </w:rPr>
      </w:pPr>
      <w:r>
        <w:br w:type="page"/>
      </w:r>
    </w:p>
    <w:p w:rsidR="00BC712A" w:rsidRDefault="00BC712A" w:rsidP="00A15F17">
      <w:pPr>
        <w:pStyle w:val="Heading1111"/>
      </w:pPr>
      <w:r w:rsidRPr="00C720D2">
        <w:lastRenderedPageBreak/>
        <w:t>Order</w:t>
      </w:r>
      <w:r>
        <w:t xml:space="preserve"> State Diagram</w:t>
      </w:r>
    </w:p>
    <w:p w:rsidR="002724DF" w:rsidRDefault="002724DF" w:rsidP="002724DF">
      <w:pPr>
        <w:keepNext/>
        <w:spacing w:after="0" w:line="240" w:lineRule="auto"/>
      </w:pPr>
      <w:r>
        <w:rPr>
          <w:noProof/>
          <w:lang w:eastAsia="ja-JP"/>
        </w:rPr>
        <w:drawing>
          <wp:inline distT="0" distB="0" distL="0" distR="0" wp14:anchorId="61AF2A87" wp14:editId="17FF595B">
            <wp:extent cx="5676900" cy="3693151"/>
            <wp:effectExtent l="190500" t="190500" r="190500" b="193675"/>
            <wp:docPr id="10" name="Picture 10" descr="D:\Study\FU\Semester 9\Capstone\HDMS\Design\State Diagrams\OrderStat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tudy\FU\Semester 9\Capstone\HDMS\Design\State Diagrams\OrderStateDiagram.pn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4786" t="9840" r="3247" b="10069"/>
                    <a:stretch/>
                  </pic:blipFill>
                  <pic:spPr bwMode="auto">
                    <a:xfrm>
                      <a:off x="0" y="0"/>
                      <a:ext cx="5676900" cy="3693151"/>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2724DF" w:rsidRDefault="002724DF" w:rsidP="002724DF">
      <w:pPr>
        <w:pStyle w:val="Caption"/>
        <w:jc w:val="center"/>
      </w:pPr>
      <w:r>
        <w:t xml:space="preserve">Figure </w:t>
      </w:r>
      <w:r w:rsidR="00B503EF">
        <w:fldChar w:fldCharType="begin"/>
      </w:r>
      <w:r w:rsidR="00B503EF">
        <w:instrText xml:space="preserve"> SEQ Figure \* ARABIC </w:instrText>
      </w:r>
      <w:r w:rsidR="00B503EF">
        <w:fldChar w:fldCharType="separate"/>
      </w:r>
      <w:r w:rsidR="00351539">
        <w:rPr>
          <w:noProof/>
        </w:rPr>
        <w:t>8</w:t>
      </w:r>
      <w:r w:rsidR="00B503EF">
        <w:rPr>
          <w:noProof/>
        </w:rPr>
        <w:fldChar w:fldCharType="end"/>
      </w:r>
      <w:r>
        <w:t xml:space="preserve"> - Order State Diagram</w:t>
      </w:r>
    </w:p>
    <w:p w:rsidR="0006220C" w:rsidRDefault="0006220C" w:rsidP="0006220C">
      <w:r>
        <w:t>States Description:</w:t>
      </w:r>
    </w:p>
    <w:p w:rsidR="0006220C" w:rsidRDefault="0006220C" w:rsidP="0006220C">
      <w:pPr>
        <w:pStyle w:val="ListParagraph"/>
        <w:numPr>
          <w:ilvl w:val="0"/>
          <w:numId w:val="219"/>
        </w:numPr>
      </w:pPr>
      <w:r w:rsidRPr="00A7779E">
        <w:rPr>
          <w:b/>
        </w:rPr>
        <w:t>Draft</w:t>
      </w:r>
      <w:r>
        <w:t>: Order is added to a request by customers or staffs but the request is not submitted for processing yet.</w:t>
      </w:r>
    </w:p>
    <w:p w:rsidR="0006220C" w:rsidRDefault="0006220C" w:rsidP="0006220C">
      <w:pPr>
        <w:pStyle w:val="ListParagraph"/>
        <w:numPr>
          <w:ilvl w:val="0"/>
          <w:numId w:val="219"/>
        </w:numPr>
      </w:pPr>
      <w:r w:rsidRPr="00A7779E">
        <w:rPr>
          <w:b/>
        </w:rPr>
        <w:t>New</w:t>
      </w:r>
      <w:r>
        <w:t>: the request containing the order is submitted for processing but the order is not approved by staffs yet.</w:t>
      </w:r>
    </w:p>
    <w:p w:rsidR="0006220C" w:rsidRDefault="0006220C" w:rsidP="0006220C">
      <w:pPr>
        <w:pStyle w:val="ListParagraph"/>
        <w:numPr>
          <w:ilvl w:val="0"/>
          <w:numId w:val="219"/>
        </w:numPr>
      </w:pPr>
      <w:r w:rsidRPr="00A7779E">
        <w:rPr>
          <w:b/>
        </w:rPr>
        <w:t>Approved</w:t>
      </w:r>
      <w:r>
        <w:t>: the order is approved, due date and fee have been set.</w:t>
      </w:r>
    </w:p>
    <w:p w:rsidR="0006220C" w:rsidRDefault="0006220C" w:rsidP="0006220C">
      <w:pPr>
        <w:pStyle w:val="ListParagraph"/>
        <w:numPr>
          <w:ilvl w:val="0"/>
          <w:numId w:val="219"/>
        </w:numPr>
      </w:pPr>
      <w:r>
        <w:rPr>
          <w:b/>
        </w:rPr>
        <w:t>Rejected</w:t>
      </w:r>
      <w:r w:rsidRPr="0063785A">
        <w:t>:</w:t>
      </w:r>
      <w:r>
        <w:t xml:space="preserve"> the order is identified as invalid by staffs and rejected.</w:t>
      </w:r>
    </w:p>
    <w:p w:rsidR="0006220C" w:rsidRDefault="0006220C" w:rsidP="0006220C">
      <w:pPr>
        <w:pStyle w:val="ListParagraph"/>
        <w:numPr>
          <w:ilvl w:val="0"/>
          <w:numId w:val="219"/>
        </w:numPr>
      </w:pPr>
      <w:r w:rsidRPr="00A7779E">
        <w:rPr>
          <w:b/>
        </w:rPr>
        <w:t>Planned</w:t>
      </w:r>
      <w:r>
        <w:t xml:space="preserve"> </w:t>
      </w:r>
      <w:r w:rsidRPr="0063785A">
        <w:rPr>
          <w:b/>
        </w:rPr>
        <w:t>for collecting</w:t>
      </w:r>
      <w:r>
        <w:t>: the request containing the order is in a collection plan but not collected yet.</w:t>
      </w:r>
    </w:p>
    <w:p w:rsidR="0006220C" w:rsidRDefault="0006220C" w:rsidP="0006220C">
      <w:pPr>
        <w:pStyle w:val="ListParagraph"/>
        <w:numPr>
          <w:ilvl w:val="0"/>
          <w:numId w:val="219"/>
        </w:numPr>
      </w:pPr>
      <w:r w:rsidRPr="00A7779E">
        <w:rPr>
          <w:b/>
        </w:rPr>
        <w:t>Collected</w:t>
      </w:r>
      <w:r>
        <w:t>: the order has been collected to the warehouse.</w:t>
      </w:r>
    </w:p>
    <w:p w:rsidR="0006220C" w:rsidRDefault="0006220C" w:rsidP="0006220C">
      <w:pPr>
        <w:pStyle w:val="ListParagraph"/>
        <w:numPr>
          <w:ilvl w:val="0"/>
          <w:numId w:val="219"/>
        </w:numPr>
      </w:pPr>
      <w:r w:rsidRPr="0063785A">
        <w:rPr>
          <w:b/>
        </w:rPr>
        <w:t>Planned</w:t>
      </w:r>
      <w:r>
        <w:t xml:space="preserve"> </w:t>
      </w:r>
      <w:r w:rsidRPr="0063785A">
        <w:rPr>
          <w:b/>
        </w:rPr>
        <w:t>for collecting</w:t>
      </w:r>
      <w:r>
        <w:t>: the order is in a delivery plan but not delivered yet.</w:t>
      </w:r>
    </w:p>
    <w:p w:rsidR="0006220C" w:rsidRDefault="0006220C" w:rsidP="0006220C">
      <w:pPr>
        <w:pStyle w:val="ListParagraph"/>
        <w:numPr>
          <w:ilvl w:val="0"/>
          <w:numId w:val="219"/>
        </w:numPr>
      </w:pPr>
      <w:r>
        <w:rPr>
          <w:b/>
        </w:rPr>
        <w:t>Delivered</w:t>
      </w:r>
      <w:r>
        <w:t>: the order has been delivered to the receiver.</w:t>
      </w:r>
    </w:p>
    <w:p w:rsidR="0006220C" w:rsidRDefault="0006220C" w:rsidP="0006220C">
      <w:pPr>
        <w:pStyle w:val="ListParagraph"/>
        <w:numPr>
          <w:ilvl w:val="0"/>
          <w:numId w:val="219"/>
        </w:numPr>
      </w:pPr>
      <w:r>
        <w:rPr>
          <w:b/>
        </w:rPr>
        <w:t>To be returned</w:t>
      </w:r>
      <w:r w:rsidRPr="0063785A">
        <w:t>:</w:t>
      </w:r>
      <w:r>
        <w:t xml:space="preserve"> the order is canceled after collected to the warehouse and needs to be returned to the customer.</w:t>
      </w:r>
    </w:p>
    <w:p w:rsidR="0006220C" w:rsidRPr="0063785A" w:rsidRDefault="0006220C" w:rsidP="0006220C">
      <w:pPr>
        <w:pStyle w:val="ListParagraph"/>
        <w:numPr>
          <w:ilvl w:val="0"/>
          <w:numId w:val="219"/>
        </w:numPr>
      </w:pPr>
      <w:r>
        <w:rPr>
          <w:b/>
        </w:rPr>
        <w:t>Returned</w:t>
      </w:r>
      <w:r w:rsidRPr="0063785A">
        <w:t>:</w:t>
      </w:r>
      <w:r>
        <w:t xml:space="preserve"> the order has been returned to the customer.</w:t>
      </w:r>
    </w:p>
    <w:p w:rsidR="0006220C" w:rsidRDefault="0006220C" w:rsidP="0006220C">
      <w:pPr>
        <w:pStyle w:val="ListParagraph"/>
        <w:numPr>
          <w:ilvl w:val="0"/>
          <w:numId w:val="219"/>
        </w:numPr>
      </w:pPr>
      <w:r w:rsidRPr="0063785A">
        <w:rPr>
          <w:b/>
        </w:rPr>
        <w:t>Canceled</w:t>
      </w:r>
      <w:r w:rsidRPr="00A7779E">
        <w:t>:</w:t>
      </w:r>
      <w:r>
        <w:t xml:space="preserve"> the order is canceled by customers or staffs and will not continue being processed.</w:t>
      </w:r>
    </w:p>
    <w:p w:rsidR="00BC712A" w:rsidRDefault="00BC712A" w:rsidP="00BC712A">
      <w:pPr>
        <w:spacing w:after="0" w:line="240" w:lineRule="auto"/>
        <w:rPr>
          <w:rFonts w:ascii="Cambria" w:eastAsia="MS Gothic" w:hAnsi="Cambria"/>
          <w:b/>
          <w:bCs/>
          <w:noProof/>
          <w:color w:val="365F91"/>
          <w:sz w:val="28"/>
          <w:szCs w:val="28"/>
        </w:rPr>
      </w:pPr>
    </w:p>
    <w:p w:rsidR="00BC712A" w:rsidRDefault="00BC712A" w:rsidP="00A15F17">
      <w:pPr>
        <w:pStyle w:val="Heading111"/>
      </w:pPr>
      <w:r>
        <w:lastRenderedPageBreak/>
        <w:t xml:space="preserve"> </w:t>
      </w:r>
      <w:bookmarkStart w:id="148" w:name="_Toc342830343"/>
      <w:r>
        <w:t>Algorithms</w:t>
      </w:r>
      <w:bookmarkStart w:id="149" w:name="_GoBack"/>
      <w:bookmarkEnd w:id="148"/>
      <w:bookmarkEnd w:id="149"/>
    </w:p>
    <w:p w:rsidR="00BC712A" w:rsidRDefault="00BC712A" w:rsidP="00BC712A">
      <w:r>
        <w:t xml:space="preserve">To help reduce time and fuel cost, the system should find the best route for delivery mans to deliver all packages in a delivery plan. This problem is similar to a common problem named </w:t>
      </w:r>
      <w:r w:rsidRPr="00913B68">
        <w:rPr>
          <w:b/>
        </w:rPr>
        <w:t>Traveling Salesman Problem</w:t>
      </w:r>
      <w:r>
        <w:t xml:space="preserve"> (</w:t>
      </w:r>
      <w:hyperlink r:id="rId21" w:history="1">
        <w:r w:rsidRPr="00C701F1">
          <w:rPr>
            <w:rStyle w:val="Hyperlink"/>
          </w:rPr>
          <w:t>http://en.wikipedia.org/wiki/Travelling_salesman_problem</w:t>
        </w:r>
      </w:hyperlink>
      <w:r>
        <w:t>).</w:t>
      </w:r>
    </w:p>
    <w:p w:rsidR="00BC712A" w:rsidRDefault="00BC712A" w:rsidP="00BC712A">
      <w:r>
        <w:t xml:space="preserve">There are many algorithms to solve this problem. In this project, we use a </w:t>
      </w:r>
      <w:r w:rsidRPr="00913B68">
        <w:rPr>
          <w:b/>
        </w:rPr>
        <w:t>Genetic Algorithm</w:t>
      </w:r>
      <w:r>
        <w:t xml:space="preserve"> published at </w:t>
      </w:r>
      <w:hyperlink r:id="rId22" w:history="1">
        <w:r w:rsidRPr="00C701F1">
          <w:rPr>
            <w:rStyle w:val="Hyperlink"/>
          </w:rPr>
          <w:t>http://www.lalena.com/AI/TSP/</w:t>
        </w:r>
      </w:hyperlink>
      <w:r>
        <w:t>.</w:t>
      </w:r>
    </w:p>
    <w:p w:rsidR="00BC4E27" w:rsidRDefault="00BC4E27">
      <w:pPr>
        <w:spacing w:after="0" w:line="240" w:lineRule="auto"/>
      </w:pPr>
    </w:p>
    <w:sectPr w:rsidR="00BC4E27" w:rsidSect="00C8081F">
      <w:headerReference w:type="even" r:id="rId23"/>
      <w:headerReference w:type="default" r:id="rId24"/>
      <w:footerReference w:type="even" r:id="rId25"/>
      <w:footerReference w:type="default" r:id="rId26"/>
      <w:pgSz w:w="11907" w:h="16839" w:code="9"/>
      <w:pgMar w:top="1418" w:right="1467" w:bottom="1418" w:left="1134"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32425" w:rsidRDefault="00132425" w:rsidP="00694609">
      <w:pPr>
        <w:spacing w:after="0" w:line="240" w:lineRule="auto"/>
      </w:pPr>
      <w:r>
        <w:separator/>
      </w:r>
    </w:p>
  </w:endnote>
  <w:endnote w:type="continuationSeparator" w:id="0">
    <w:p w:rsidR="00132425" w:rsidRDefault="00132425" w:rsidP="00694609">
      <w:pPr>
        <w:spacing w:after="0" w:line="240" w:lineRule="auto"/>
      </w:pPr>
      <w:r>
        <w:continuationSeparator/>
      </w:r>
    </w:p>
  </w:endnote>
  <w:endnote w:type="continuationNotice" w:id="1">
    <w:p w:rsidR="00132425" w:rsidRDefault="0013242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New York">
    <w:panose1 w:val="02040503060506020304"/>
    <w:charset w:val="00"/>
    <w:family w:val="roman"/>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Verdana Ref">
    <w:altName w:val="Tahoma"/>
    <w:charset w:val="00"/>
    <w:family w:val="swiss"/>
    <w:pitch w:val="variable"/>
    <w:sig w:usb0="00000001" w:usb1="00000000" w:usb2="00000000" w:usb3="00000000" w:csb0="0000019F" w:csb1="00000000"/>
  </w:font>
  <w:font w:name="Segoe UI Light">
    <w:panose1 w:val="020B0502040204020203"/>
    <w:charset w:val="00"/>
    <w:family w:val="swiss"/>
    <w:pitch w:val="variable"/>
    <w:sig w:usb0="E00002FF" w:usb1="4000A47B"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4" w:space="0" w:color="8064A2" w:themeColor="accent4"/>
      </w:tblBorders>
      <w:tblLook w:val="04A0" w:firstRow="1" w:lastRow="0" w:firstColumn="1" w:lastColumn="0" w:noHBand="0" w:noVBand="1"/>
    </w:tblPr>
    <w:tblGrid>
      <w:gridCol w:w="2701"/>
      <w:gridCol w:w="6303"/>
    </w:tblGrid>
    <w:tr w:rsidR="00351539">
      <w:trPr>
        <w:trHeight w:val="360"/>
        <w:ins w:id="166" w:author="Sajivn" w:date="2012-09-18T00:09:00Z"/>
      </w:trPr>
      <w:tc>
        <w:tcPr>
          <w:tcW w:w="1500" w:type="pct"/>
          <w:shd w:val="clear" w:color="auto" w:fill="8064A2" w:themeFill="accent4"/>
        </w:tcPr>
        <w:p w:rsidR="00351539" w:rsidRDefault="00351539">
          <w:pPr>
            <w:pStyle w:val="Footer"/>
            <w:rPr>
              <w:ins w:id="167" w:author="Sajivn" w:date="2012-09-18T00:09:00Z"/>
              <w:color w:val="FFFFFF" w:themeColor="background1"/>
            </w:rPr>
          </w:pPr>
          <w:ins w:id="168" w:author="Sajivn" w:date="2012-09-18T00:09:00Z">
            <w:r>
              <w:fldChar w:fldCharType="begin"/>
            </w:r>
            <w:r>
              <w:instrText xml:space="preserve"> PAGE   \* MERGEFORMAT </w:instrText>
            </w:r>
            <w:r>
              <w:fldChar w:fldCharType="separate"/>
            </w:r>
          </w:ins>
          <w:r w:rsidR="00C8081F" w:rsidRPr="00C8081F">
            <w:rPr>
              <w:noProof/>
              <w:color w:val="FFFFFF" w:themeColor="background1"/>
            </w:rPr>
            <w:t>16</w:t>
          </w:r>
          <w:ins w:id="169" w:author="Sajivn" w:date="2012-09-18T00:09:00Z">
            <w:r>
              <w:rPr>
                <w:noProof/>
                <w:color w:val="FFFFFF" w:themeColor="background1"/>
              </w:rPr>
              <w:fldChar w:fldCharType="end"/>
            </w:r>
          </w:ins>
        </w:p>
      </w:tc>
      <w:tc>
        <w:tcPr>
          <w:tcW w:w="3500" w:type="pct"/>
        </w:tcPr>
        <w:p w:rsidR="00351539" w:rsidRDefault="00351539">
          <w:pPr>
            <w:pStyle w:val="Footer"/>
            <w:rPr>
              <w:ins w:id="170" w:author="Sajivn" w:date="2012-09-18T00:09:00Z"/>
            </w:rPr>
          </w:pPr>
          <w:ins w:id="171" w:author="Sajivn" w:date="2012-09-18T00:09:00Z">
            <w:r>
              <w:t>Capstone Project – HDMS</w:t>
            </w:r>
          </w:ins>
        </w:p>
      </w:tc>
    </w:tr>
  </w:tbl>
  <w:p w:rsidR="00351539" w:rsidRDefault="0035153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4972" w:type="pct"/>
      <w:tblBorders>
        <w:top w:val="single" w:sz="4" w:space="0" w:color="8064A2" w:themeColor="accent4"/>
      </w:tblBorders>
      <w:tblLook w:val="04A0" w:firstRow="1" w:lastRow="0" w:firstColumn="1" w:lastColumn="0" w:noHBand="0" w:noVBand="1"/>
    </w:tblPr>
    <w:tblGrid>
      <w:gridCol w:w="6304"/>
      <w:gridCol w:w="3165"/>
    </w:tblGrid>
    <w:tr w:rsidR="00351539" w:rsidTr="00C8081F">
      <w:trPr>
        <w:trHeight w:val="360"/>
        <w:ins w:id="172" w:author="Sajivn" w:date="2012-09-18T00:04:00Z"/>
      </w:trPr>
      <w:tc>
        <w:tcPr>
          <w:tcW w:w="3329" w:type="pct"/>
        </w:tcPr>
        <w:p w:rsidR="00351539" w:rsidRDefault="00351539">
          <w:pPr>
            <w:pStyle w:val="Footer"/>
            <w:jc w:val="right"/>
            <w:rPr>
              <w:ins w:id="173" w:author="Sajivn" w:date="2012-09-18T00:04:00Z"/>
              <w:rFonts w:asciiTheme="majorHAnsi" w:eastAsiaTheme="majorEastAsia" w:hAnsiTheme="majorHAnsi" w:cstheme="majorBidi"/>
              <w:color w:val="404040" w:themeColor="text1" w:themeTint="BF"/>
            </w:rPr>
            <w:pPrChange w:id="174" w:author="Sajivn" w:date="2012-09-18T00:10:00Z">
              <w:pPr>
                <w:pStyle w:val="Footer"/>
                <w:keepNext/>
                <w:keepLines/>
                <w:spacing w:before="200"/>
                <w:jc w:val="right"/>
                <w:outlineLvl w:val="7"/>
              </w:pPr>
            </w:pPrChange>
          </w:pPr>
          <w:ins w:id="175" w:author="Sajivn" w:date="2012-09-18T00:07:00Z">
            <w:r>
              <w:t>Capstone Project – HDMS</w:t>
            </w:r>
          </w:ins>
        </w:p>
      </w:tc>
      <w:tc>
        <w:tcPr>
          <w:tcW w:w="1671" w:type="pct"/>
          <w:shd w:val="clear" w:color="auto" w:fill="8064A2" w:themeFill="accent4"/>
        </w:tcPr>
        <w:p w:rsidR="00351539" w:rsidRDefault="00351539">
          <w:pPr>
            <w:pStyle w:val="Footer"/>
            <w:jc w:val="right"/>
            <w:rPr>
              <w:ins w:id="176" w:author="Sajivn" w:date="2012-09-18T00:04:00Z"/>
              <w:color w:val="FFFFFF" w:themeColor="background1"/>
            </w:rPr>
          </w:pPr>
          <w:ins w:id="177" w:author="Sajivn" w:date="2012-09-18T00:04:00Z">
            <w:r>
              <w:fldChar w:fldCharType="begin"/>
            </w:r>
            <w:r>
              <w:instrText xml:space="preserve"> PAGE    \* MERGEFORMAT </w:instrText>
            </w:r>
            <w:r>
              <w:fldChar w:fldCharType="separate"/>
            </w:r>
          </w:ins>
          <w:r w:rsidR="00C8081F" w:rsidRPr="00C8081F">
            <w:rPr>
              <w:noProof/>
              <w:color w:val="FFFFFF" w:themeColor="background1"/>
            </w:rPr>
            <w:t>17</w:t>
          </w:r>
          <w:ins w:id="178" w:author="Sajivn" w:date="2012-09-18T00:04:00Z">
            <w:r>
              <w:rPr>
                <w:noProof/>
                <w:color w:val="FFFFFF" w:themeColor="background1"/>
              </w:rPr>
              <w:fldChar w:fldCharType="end"/>
            </w:r>
          </w:ins>
        </w:p>
      </w:tc>
    </w:tr>
  </w:tbl>
  <w:p w:rsidR="00351539" w:rsidRDefault="0035153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32425" w:rsidRDefault="00132425" w:rsidP="00694609">
      <w:pPr>
        <w:spacing w:after="0" w:line="240" w:lineRule="auto"/>
      </w:pPr>
      <w:r>
        <w:separator/>
      </w:r>
    </w:p>
  </w:footnote>
  <w:footnote w:type="continuationSeparator" w:id="0">
    <w:p w:rsidR="00132425" w:rsidRDefault="00132425" w:rsidP="00694609">
      <w:pPr>
        <w:spacing w:after="0" w:line="240" w:lineRule="auto"/>
      </w:pPr>
      <w:r>
        <w:continuationSeparator/>
      </w:r>
    </w:p>
  </w:footnote>
  <w:footnote w:type="continuationNotice" w:id="1">
    <w:p w:rsidR="00132425" w:rsidRDefault="00132425">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4986" w:type="pct"/>
      <w:tblLook w:val="04A0" w:firstRow="1" w:lastRow="0" w:firstColumn="1" w:lastColumn="0" w:noHBand="0" w:noVBand="1"/>
    </w:tblPr>
    <w:tblGrid>
      <w:gridCol w:w="7653"/>
      <w:gridCol w:w="1842"/>
    </w:tblGrid>
    <w:tr w:rsidR="00351539" w:rsidTr="00C8081F">
      <w:trPr>
        <w:trHeight w:val="475"/>
        <w:ins w:id="150" w:author="Sajivn" w:date="2012-09-18T00:10:00Z"/>
      </w:trPr>
      <w:customXmlInsRangeStart w:id="151" w:author="Sajivn" w:date="2012-09-18T00:10:00Z"/>
      <w:sdt>
        <w:sdtPr>
          <w:rPr>
            <w:caps/>
            <w:color w:val="FFFFFF" w:themeColor="background1"/>
          </w:rPr>
          <w:alias w:val="Title"/>
          <w:id w:val="1631359077"/>
          <w:dataBinding w:prefixMappings="xmlns:ns0='http://schemas.openxmlformats.org/package/2006/metadata/core-properties' xmlns:ns1='http://purl.org/dc/elements/1.1/'" w:xpath="/ns0:coreProperties[1]/ns1:title[1]" w:storeItemID="{6C3C8BC8-F283-45AE-878A-BAB7291924A1}"/>
          <w:text/>
        </w:sdtPr>
        <w:sdtContent>
          <w:customXmlInsRangeEnd w:id="151"/>
          <w:tc>
            <w:tcPr>
              <w:tcW w:w="4030" w:type="pct"/>
              <w:shd w:val="clear" w:color="auto" w:fill="8064A2" w:themeFill="accent4"/>
              <w:vAlign w:val="center"/>
            </w:tcPr>
            <w:p w:rsidR="00351539" w:rsidRDefault="00351539">
              <w:pPr>
                <w:pStyle w:val="Header"/>
                <w:jc w:val="right"/>
                <w:rPr>
                  <w:ins w:id="152" w:author="Sajivn" w:date="2012-09-18T00:10:00Z"/>
                  <w:caps/>
                  <w:color w:val="FFFFFF" w:themeColor="background1"/>
                </w:rPr>
              </w:pPr>
              <w:r>
                <w:rPr>
                  <w:caps/>
                  <w:color w:val="FFFFFF" w:themeColor="background1"/>
                </w:rPr>
                <w:t>final report</w:t>
              </w:r>
            </w:p>
          </w:tc>
          <w:customXmlInsRangeStart w:id="153" w:author="Sajivn" w:date="2012-09-18T00:10:00Z"/>
        </w:sdtContent>
      </w:sdt>
      <w:customXmlInsRangeEnd w:id="153"/>
      <w:customXmlInsRangeStart w:id="154" w:author="Sajivn" w:date="2012-09-18T00:10:00Z"/>
      <w:sdt>
        <w:sdtPr>
          <w:rPr>
            <w:color w:val="FFFFFF" w:themeColor="background1"/>
          </w:rPr>
          <w:alias w:val="Date"/>
          <w:id w:val="-706100045"/>
          <w:dataBinding w:prefixMappings="xmlns:ns0='http://schemas.microsoft.com/office/2006/coverPageProps'" w:xpath="/ns0:CoverPageProperties[1]/ns0:PublishDate[1]" w:storeItemID="{55AF091B-3C7A-41E3-B477-F2FDAA23CFDA}"/>
          <w:date w:fullDate="2012-12-07T00:00:00Z">
            <w:dateFormat w:val="MMMM d, yyyy"/>
            <w:lid w:val="en-US"/>
            <w:storeMappedDataAs w:val="dateTime"/>
            <w:calendar w:val="gregorian"/>
          </w:date>
        </w:sdtPr>
        <w:sdtContent>
          <w:customXmlInsRangeEnd w:id="154"/>
          <w:tc>
            <w:tcPr>
              <w:tcW w:w="970" w:type="pct"/>
              <w:shd w:val="clear" w:color="auto" w:fill="000000" w:themeFill="text1"/>
              <w:vAlign w:val="center"/>
            </w:tcPr>
            <w:p w:rsidR="00351539" w:rsidRDefault="00351539">
              <w:pPr>
                <w:pStyle w:val="Header"/>
                <w:jc w:val="right"/>
                <w:rPr>
                  <w:ins w:id="155" w:author="Sajivn" w:date="2012-09-18T00:10:00Z"/>
                  <w:color w:val="FFFFFF" w:themeColor="background1"/>
                </w:rPr>
              </w:pPr>
              <w:r>
                <w:rPr>
                  <w:color w:val="FFFFFF" w:themeColor="background1"/>
                </w:rPr>
                <w:t>December 7, 2012</w:t>
              </w:r>
            </w:p>
          </w:tc>
          <w:customXmlInsRangeStart w:id="156" w:author="Sajivn" w:date="2012-09-18T00:10:00Z"/>
        </w:sdtContent>
      </w:sdt>
      <w:customXmlInsRangeEnd w:id="156"/>
    </w:tr>
  </w:tbl>
  <w:p w:rsidR="00351539" w:rsidRDefault="00351539">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4972" w:type="pct"/>
      <w:tblLook w:val="04A0" w:firstRow="1" w:lastRow="0" w:firstColumn="1" w:lastColumn="0" w:noHBand="0" w:noVBand="1"/>
    </w:tblPr>
    <w:tblGrid>
      <w:gridCol w:w="1350"/>
      <w:gridCol w:w="8119"/>
    </w:tblGrid>
    <w:tr w:rsidR="00351539" w:rsidTr="00C8081F">
      <w:trPr>
        <w:trHeight w:val="475"/>
        <w:ins w:id="157" w:author="Sajivn" w:date="2012-09-18T00:09:00Z"/>
      </w:trPr>
      <w:customXmlInsRangeStart w:id="158" w:author="Sajivn" w:date="2012-09-18T00:09:00Z"/>
      <w:sdt>
        <w:sdtPr>
          <w:rPr>
            <w:color w:val="FFFFFF" w:themeColor="background1"/>
          </w:rPr>
          <w:alias w:val="Date"/>
          <w:id w:val="1970004444"/>
          <w:dataBinding w:prefixMappings="xmlns:ns0='http://schemas.microsoft.com/office/2006/coverPageProps'" w:xpath="/ns0:CoverPageProperties[1]/ns0:PublishDate[1]" w:storeItemID="{55AF091B-3C7A-41E3-B477-F2FDAA23CFDA}"/>
          <w:date w:fullDate="2012-12-07T00:00:00Z">
            <w:dateFormat w:val="MMMM d, yyyy"/>
            <w:lid w:val="en-US"/>
            <w:storeMappedDataAs w:val="dateTime"/>
            <w:calendar w:val="gregorian"/>
          </w:date>
        </w:sdtPr>
        <w:sdtContent>
          <w:customXmlInsRangeEnd w:id="158"/>
          <w:tc>
            <w:tcPr>
              <w:tcW w:w="713" w:type="pct"/>
              <w:shd w:val="clear" w:color="auto" w:fill="000000" w:themeFill="text1"/>
            </w:tcPr>
            <w:p w:rsidR="00351539" w:rsidRDefault="00351539" w:rsidP="00141155">
              <w:pPr>
                <w:pStyle w:val="Header"/>
                <w:rPr>
                  <w:ins w:id="159" w:author="Sajivn" w:date="2012-09-18T00:09:00Z"/>
                  <w:color w:val="FFFFFF" w:themeColor="background1"/>
                </w:rPr>
              </w:pPr>
              <w:r>
                <w:rPr>
                  <w:color w:val="FFFFFF" w:themeColor="background1"/>
                </w:rPr>
                <w:t>December</w:t>
              </w:r>
              <w:ins w:id="160" w:author="Sajivn" w:date="2012-09-18T00:32:00Z">
                <w:r>
                  <w:rPr>
                    <w:color w:val="FFFFFF" w:themeColor="background1"/>
                  </w:rPr>
                  <w:t xml:space="preserve"> </w:t>
                </w:r>
              </w:ins>
              <w:r>
                <w:rPr>
                  <w:color w:val="FFFFFF" w:themeColor="background1"/>
                </w:rPr>
                <w:t>7</w:t>
              </w:r>
              <w:ins w:id="161" w:author="Sajivn" w:date="2012-09-18T00:32:00Z">
                <w:r>
                  <w:rPr>
                    <w:color w:val="FFFFFF" w:themeColor="background1"/>
                  </w:rPr>
                  <w:t>, 2012</w:t>
                </w:r>
              </w:ins>
            </w:p>
          </w:tc>
          <w:customXmlInsRangeStart w:id="162" w:author="Sajivn" w:date="2012-09-18T00:09:00Z"/>
        </w:sdtContent>
      </w:sdt>
      <w:customXmlInsRangeEnd w:id="162"/>
      <w:customXmlInsRangeStart w:id="163" w:author="Sajivn" w:date="2012-09-18T00:09:00Z"/>
      <w:sdt>
        <w:sdtPr>
          <w:rPr>
            <w:caps/>
            <w:color w:val="FFFFFF" w:themeColor="background1"/>
          </w:rPr>
          <w:alias w:val="Title"/>
          <w:id w:val="361555757"/>
          <w:dataBinding w:prefixMappings="xmlns:ns0='http://schemas.openxmlformats.org/package/2006/metadata/core-properties' xmlns:ns1='http://purl.org/dc/elements/1.1/'" w:xpath="/ns0:coreProperties[1]/ns1:title[1]" w:storeItemID="{6C3C8BC8-F283-45AE-878A-BAB7291924A1}"/>
          <w:text/>
        </w:sdtPr>
        <w:sdtContent>
          <w:customXmlInsRangeEnd w:id="163"/>
          <w:tc>
            <w:tcPr>
              <w:tcW w:w="4287" w:type="pct"/>
              <w:shd w:val="clear" w:color="auto" w:fill="8064A2" w:themeFill="accent4"/>
              <w:vAlign w:val="center"/>
            </w:tcPr>
            <w:p w:rsidR="00351539" w:rsidRDefault="00351539" w:rsidP="00141155">
              <w:pPr>
                <w:pStyle w:val="Header"/>
                <w:rPr>
                  <w:ins w:id="164" w:author="Sajivn" w:date="2012-09-18T00:09:00Z"/>
                  <w:caps/>
                  <w:color w:val="FFFFFF" w:themeColor="background1"/>
                </w:rPr>
              </w:pPr>
              <w:r>
                <w:rPr>
                  <w:caps/>
                  <w:color w:val="FFFFFF" w:themeColor="background1"/>
                </w:rPr>
                <w:t>final report</w:t>
              </w:r>
            </w:p>
          </w:tc>
          <w:customXmlInsRangeStart w:id="165" w:author="Sajivn" w:date="2012-09-18T00:09:00Z"/>
        </w:sdtContent>
      </w:sdt>
      <w:customXmlInsRangeEnd w:id="165"/>
    </w:tr>
  </w:tbl>
  <w:p w:rsidR="00351539" w:rsidRDefault="0035153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7158DFAE">
      <w:start w:val="1"/>
      <w:numFmt w:val="bullet"/>
      <w:lvlText w:val="●"/>
      <w:lvlJc w:val="left"/>
      <w:pPr>
        <w:tabs>
          <w:tab w:val="num" w:pos="360"/>
        </w:tabs>
        <w:ind w:left="720" w:hanging="360"/>
      </w:pPr>
      <w:rPr>
        <w:rFonts w:ascii="Calibri" w:eastAsia="Calibri" w:hAnsi="Calibri" w:cs="Calibri"/>
        <w:b w:val="0"/>
        <w:bCs w:val="0"/>
        <w:i w:val="0"/>
        <w:iCs w:val="0"/>
        <w:strike w:val="0"/>
        <w:color w:val="000000"/>
        <w:sz w:val="22"/>
        <w:szCs w:val="22"/>
        <w:u w:val="none"/>
        <w:shd w:val="solid" w:color="D3DFEE" w:fill="D3DFEE"/>
      </w:rPr>
    </w:lvl>
    <w:lvl w:ilvl="1" w:tplc="961C52E2">
      <w:start w:val="1"/>
      <w:numFmt w:val="bullet"/>
      <w:lvlText w:val="○"/>
      <w:lvlJc w:val="left"/>
      <w:pPr>
        <w:tabs>
          <w:tab w:val="num" w:pos="1080"/>
        </w:tabs>
        <w:ind w:left="1440" w:hanging="360"/>
      </w:pPr>
      <w:rPr>
        <w:rFonts w:ascii="Calibri" w:eastAsia="Calibri" w:hAnsi="Calibri" w:cs="Calibri"/>
        <w:b w:val="0"/>
        <w:bCs w:val="0"/>
        <w:i w:val="0"/>
        <w:iCs w:val="0"/>
        <w:strike w:val="0"/>
        <w:color w:val="000000"/>
        <w:sz w:val="22"/>
        <w:szCs w:val="22"/>
        <w:u w:val="none"/>
        <w:shd w:val="solid" w:color="D3DFEE" w:fill="D3DFEE"/>
      </w:rPr>
    </w:lvl>
    <w:lvl w:ilvl="2" w:tplc="4162B056">
      <w:start w:val="1"/>
      <w:numFmt w:val="bullet"/>
      <w:lvlText w:val="■"/>
      <w:lvlJc w:val="right"/>
      <w:pPr>
        <w:tabs>
          <w:tab w:val="num" w:pos="1800"/>
        </w:tabs>
        <w:ind w:left="2160" w:hanging="180"/>
      </w:pPr>
      <w:rPr>
        <w:rFonts w:ascii="Calibri" w:eastAsia="Calibri" w:hAnsi="Calibri" w:cs="Calibri"/>
        <w:b w:val="0"/>
        <w:bCs w:val="0"/>
        <w:i w:val="0"/>
        <w:iCs w:val="0"/>
        <w:strike w:val="0"/>
        <w:color w:val="000000"/>
        <w:sz w:val="22"/>
        <w:szCs w:val="22"/>
        <w:u w:val="none"/>
        <w:shd w:val="solid" w:color="D3DFEE" w:fill="D3DFEE"/>
      </w:rPr>
    </w:lvl>
    <w:lvl w:ilvl="3" w:tplc="3F1A2DB8">
      <w:start w:val="1"/>
      <w:numFmt w:val="bullet"/>
      <w:lvlText w:val="●"/>
      <w:lvlJc w:val="left"/>
      <w:pPr>
        <w:tabs>
          <w:tab w:val="num" w:pos="2520"/>
        </w:tabs>
        <w:ind w:left="2880" w:hanging="360"/>
      </w:pPr>
      <w:rPr>
        <w:rFonts w:ascii="Calibri" w:eastAsia="Calibri" w:hAnsi="Calibri" w:cs="Calibri"/>
        <w:b w:val="0"/>
        <w:bCs w:val="0"/>
        <w:i w:val="0"/>
        <w:iCs w:val="0"/>
        <w:strike w:val="0"/>
        <w:color w:val="000000"/>
        <w:sz w:val="22"/>
        <w:szCs w:val="22"/>
        <w:u w:val="none"/>
        <w:shd w:val="solid" w:color="D3DFEE" w:fill="D3DFEE"/>
      </w:rPr>
    </w:lvl>
    <w:lvl w:ilvl="4" w:tplc="3D0440FC">
      <w:start w:val="1"/>
      <w:numFmt w:val="bullet"/>
      <w:lvlText w:val="○"/>
      <w:lvlJc w:val="left"/>
      <w:pPr>
        <w:tabs>
          <w:tab w:val="num" w:pos="3240"/>
        </w:tabs>
        <w:ind w:left="3600" w:hanging="360"/>
      </w:pPr>
      <w:rPr>
        <w:rFonts w:ascii="Calibri" w:eastAsia="Calibri" w:hAnsi="Calibri" w:cs="Calibri"/>
        <w:b w:val="0"/>
        <w:bCs w:val="0"/>
        <w:i w:val="0"/>
        <w:iCs w:val="0"/>
        <w:strike w:val="0"/>
        <w:color w:val="000000"/>
        <w:sz w:val="22"/>
        <w:szCs w:val="22"/>
        <w:u w:val="none"/>
        <w:shd w:val="solid" w:color="D3DFEE" w:fill="D3DFEE"/>
      </w:rPr>
    </w:lvl>
    <w:lvl w:ilvl="5" w:tplc="62AAA8CC">
      <w:start w:val="1"/>
      <w:numFmt w:val="bullet"/>
      <w:lvlText w:val="■"/>
      <w:lvlJc w:val="right"/>
      <w:pPr>
        <w:tabs>
          <w:tab w:val="num" w:pos="3960"/>
        </w:tabs>
        <w:ind w:left="4320" w:hanging="180"/>
      </w:pPr>
      <w:rPr>
        <w:rFonts w:ascii="Calibri" w:eastAsia="Calibri" w:hAnsi="Calibri" w:cs="Calibri"/>
        <w:b w:val="0"/>
        <w:bCs w:val="0"/>
        <w:i w:val="0"/>
        <w:iCs w:val="0"/>
        <w:strike w:val="0"/>
        <w:color w:val="000000"/>
        <w:sz w:val="22"/>
        <w:szCs w:val="22"/>
        <w:u w:val="none"/>
        <w:shd w:val="solid" w:color="D3DFEE" w:fill="D3DFEE"/>
      </w:rPr>
    </w:lvl>
    <w:lvl w:ilvl="6" w:tplc="1378566E">
      <w:start w:val="1"/>
      <w:numFmt w:val="bullet"/>
      <w:lvlText w:val="●"/>
      <w:lvlJc w:val="left"/>
      <w:pPr>
        <w:tabs>
          <w:tab w:val="num" w:pos="4680"/>
        </w:tabs>
        <w:ind w:left="5040" w:hanging="360"/>
      </w:pPr>
      <w:rPr>
        <w:rFonts w:ascii="Calibri" w:eastAsia="Calibri" w:hAnsi="Calibri" w:cs="Calibri"/>
        <w:b w:val="0"/>
        <w:bCs w:val="0"/>
        <w:i w:val="0"/>
        <w:iCs w:val="0"/>
        <w:strike w:val="0"/>
        <w:color w:val="000000"/>
        <w:sz w:val="22"/>
        <w:szCs w:val="22"/>
        <w:u w:val="none"/>
        <w:shd w:val="solid" w:color="D3DFEE" w:fill="D3DFEE"/>
      </w:rPr>
    </w:lvl>
    <w:lvl w:ilvl="7" w:tplc="2A042448">
      <w:start w:val="1"/>
      <w:numFmt w:val="bullet"/>
      <w:lvlText w:val="○"/>
      <w:lvlJc w:val="left"/>
      <w:pPr>
        <w:tabs>
          <w:tab w:val="num" w:pos="5400"/>
        </w:tabs>
        <w:ind w:left="5760" w:hanging="360"/>
      </w:pPr>
      <w:rPr>
        <w:rFonts w:ascii="Calibri" w:eastAsia="Calibri" w:hAnsi="Calibri" w:cs="Calibri"/>
        <w:b w:val="0"/>
        <w:bCs w:val="0"/>
        <w:i w:val="0"/>
        <w:iCs w:val="0"/>
        <w:strike w:val="0"/>
        <w:color w:val="000000"/>
        <w:sz w:val="22"/>
        <w:szCs w:val="22"/>
        <w:u w:val="none"/>
        <w:shd w:val="solid" w:color="D3DFEE" w:fill="D3DFEE"/>
      </w:rPr>
    </w:lvl>
    <w:lvl w:ilvl="8" w:tplc="6B32DBDC">
      <w:start w:val="1"/>
      <w:numFmt w:val="bullet"/>
      <w:lvlText w:val="■"/>
      <w:lvlJc w:val="right"/>
      <w:pPr>
        <w:tabs>
          <w:tab w:val="num" w:pos="6120"/>
        </w:tabs>
        <w:ind w:left="6480" w:hanging="180"/>
      </w:pPr>
      <w:rPr>
        <w:rFonts w:ascii="Calibri" w:eastAsia="Calibri" w:hAnsi="Calibri" w:cs="Calibri"/>
        <w:b w:val="0"/>
        <w:bCs w:val="0"/>
        <w:i w:val="0"/>
        <w:iCs w:val="0"/>
        <w:strike w:val="0"/>
        <w:color w:val="000000"/>
        <w:sz w:val="22"/>
        <w:szCs w:val="22"/>
        <w:u w:val="none"/>
        <w:shd w:val="solid" w:color="D3DFEE" w:fill="D3DFEE"/>
      </w:rPr>
    </w:lvl>
  </w:abstractNum>
  <w:abstractNum w:abstractNumId="1">
    <w:nsid w:val="00000002"/>
    <w:multiLevelType w:val="hybridMultilevel"/>
    <w:tmpl w:val="10C0073A"/>
    <w:lvl w:ilvl="0" w:tplc="1730102C">
      <w:start w:val="1"/>
      <w:numFmt w:val="bullet"/>
      <w:lvlText w:val="●"/>
      <w:lvlJc w:val="left"/>
      <w:pPr>
        <w:tabs>
          <w:tab w:val="num" w:pos="360"/>
        </w:tabs>
        <w:ind w:left="720" w:hanging="360"/>
      </w:pPr>
      <w:rPr>
        <w:rFonts w:ascii="Calibri" w:eastAsia="Calibri" w:hAnsi="Calibri" w:cs="Calibri"/>
        <w:b w:val="0"/>
        <w:bCs w:val="0"/>
        <w:i w:val="0"/>
        <w:iCs w:val="0"/>
        <w:strike w:val="0"/>
        <w:color w:val="365F91"/>
        <w:sz w:val="22"/>
        <w:szCs w:val="22"/>
        <w:u w:val="none"/>
      </w:rPr>
    </w:lvl>
    <w:lvl w:ilvl="1" w:tplc="DC36BFF4">
      <w:start w:val="1"/>
      <w:numFmt w:val="bullet"/>
      <w:lvlText w:val="○"/>
      <w:lvlJc w:val="left"/>
      <w:pPr>
        <w:tabs>
          <w:tab w:val="num" w:pos="1080"/>
        </w:tabs>
        <w:ind w:left="1440" w:hanging="360"/>
      </w:pPr>
      <w:rPr>
        <w:rFonts w:ascii="Calibri" w:eastAsia="Calibri" w:hAnsi="Calibri" w:cs="Calibri"/>
        <w:b w:val="0"/>
        <w:bCs w:val="0"/>
        <w:i w:val="0"/>
        <w:iCs w:val="0"/>
        <w:strike w:val="0"/>
        <w:color w:val="365F91"/>
        <w:sz w:val="22"/>
        <w:szCs w:val="22"/>
        <w:u w:val="none"/>
      </w:rPr>
    </w:lvl>
    <w:lvl w:ilvl="2" w:tplc="6B3659E4">
      <w:start w:val="1"/>
      <w:numFmt w:val="bullet"/>
      <w:lvlText w:val="■"/>
      <w:lvlJc w:val="right"/>
      <w:pPr>
        <w:tabs>
          <w:tab w:val="num" w:pos="1800"/>
        </w:tabs>
        <w:ind w:left="2160" w:hanging="180"/>
      </w:pPr>
      <w:rPr>
        <w:rFonts w:ascii="Calibri" w:eastAsia="Calibri" w:hAnsi="Calibri" w:cs="Calibri"/>
        <w:b w:val="0"/>
        <w:bCs w:val="0"/>
        <w:i w:val="0"/>
        <w:iCs w:val="0"/>
        <w:strike w:val="0"/>
        <w:color w:val="365F91"/>
        <w:sz w:val="22"/>
        <w:szCs w:val="22"/>
        <w:u w:val="none"/>
      </w:rPr>
    </w:lvl>
    <w:lvl w:ilvl="3" w:tplc="EFEA785A">
      <w:start w:val="1"/>
      <w:numFmt w:val="bullet"/>
      <w:lvlText w:val="●"/>
      <w:lvlJc w:val="left"/>
      <w:pPr>
        <w:tabs>
          <w:tab w:val="num" w:pos="2520"/>
        </w:tabs>
        <w:ind w:left="2880" w:hanging="360"/>
      </w:pPr>
      <w:rPr>
        <w:rFonts w:ascii="Calibri" w:eastAsia="Calibri" w:hAnsi="Calibri" w:cs="Calibri"/>
        <w:b w:val="0"/>
        <w:bCs w:val="0"/>
        <w:i w:val="0"/>
        <w:iCs w:val="0"/>
        <w:strike w:val="0"/>
        <w:color w:val="365F91"/>
        <w:sz w:val="22"/>
        <w:szCs w:val="22"/>
        <w:u w:val="none"/>
      </w:rPr>
    </w:lvl>
    <w:lvl w:ilvl="4" w:tplc="9044EFD8">
      <w:start w:val="1"/>
      <w:numFmt w:val="bullet"/>
      <w:lvlText w:val="○"/>
      <w:lvlJc w:val="left"/>
      <w:pPr>
        <w:tabs>
          <w:tab w:val="num" w:pos="3240"/>
        </w:tabs>
        <w:ind w:left="3600" w:hanging="360"/>
      </w:pPr>
      <w:rPr>
        <w:rFonts w:ascii="Calibri" w:eastAsia="Calibri" w:hAnsi="Calibri" w:cs="Calibri"/>
        <w:b w:val="0"/>
        <w:bCs w:val="0"/>
        <w:i w:val="0"/>
        <w:iCs w:val="0"/>
        <w:strike w:val="0"/>
        <w:color w:val="365F91"/>
        <w:sz w:val="22"/>
        <w:szCs w:val="22"/>
        <w:u w:val="none"/>
      </w:rPr>
    </w:lvl>
    <w:lvl w:ilvl="5" w:tplc="C9B6D0DE">
      <w:start w:val="1"/>
      <w:numFmt w:val="bullet"/>
      <w:lvlText w:val="■"/>
      <w:lvlJc w:val="right"/>
      <w:pPr>
        <w:tabs>
          <w:tab w:val="num" w:pos="3960"/>
        </w:tabs>
        <w:ind w:left="4320" w:hanging="180"/>
      </w:pPr>
      <w:rPr>
        <w:rFonts w:ascii="Calibri" w:eastAsia="Calibri" w:hAnsi="Calibri" w:cs="Calibri"/>
        <w:b w:val="0"/>
        <w:bCs w:val="0"/>
        <w:i w:val="0"/>
        <w:iCs w:val="0"/>
        <w:strike w:val="0"/>
        <w:color w:val="365F91"/>
        <w:sz w:val="22"/>
        <w:szCs w:val="22"/>
        <w:u w:val="none"/>
      </w:rPr>
    </w:lvl>
    <w:lvl w:ilvl="6" w:tplc="6088BD62">
      <w:start w:val="1"/>
      <w:numFmt w:val="bullet"/>
      <w:lvlText w:val="●"/>
      <w:lvlJc w:val="left"/>
      <w:pPr>
        <w:tabs>
          <w:tab w:val="num" w:pos="4680"/>
        </w:tabs>
        <w:ind w:left="5040" w:hanging="360"/>
      </w:pPr>
      <w:rPr>
        <w:rFonts w:ascii="Calibri" w:eastAsia="Calibri" w:hAnsi="Calibri" w:cs="Calibri"/>
        <w:b w:val="0"/>
        <w:bCs w:val="0"/>
        <w:i w:val="0"/>
        <w:iCs w:val="0"/>
        <w:strike w:val="0"/>
        <w:color w:val="365F91"/>
        <w:sz w:val="22"/>
        <w:szCs w:val="22"/>
        <w:u w:val="none"/>
      </w:rPr>
    </w:lvl>
    <w:lvl w:ilvl="7" w:tplc="DA72D26C">
      <w:start w:val="1"/>
      <w:numFmt w:val="bullet"/>
      <w:lvlText w:val="○"/>
      <w:lvlJc w:val="left"/>
      <w:pPr>
        <w:tabs>
          <w:tab w:val="num" w:pos="5400"/>
        </w:tabs>
        <w:ind w:left="5760" w:hanging="360"/>
      </w:pPr>
      <w:rPr>
        <w:rFonts w:ascii="Calibri" w:eastAsia="Calibri" w:hAnsi="Calibri" w:cs="Calibri"/>
        <w:b w:val="0"/>
        <w:bCs w:val="0"/>
        <w:i w:val="0"/>
        <w:iCs w:val="0"/>
        <w:strike w:val="0"/>
        <w:color w:val="365F91"/>
        <w:sz w:val="22"/>
        <w:szCs w:val="22"/>
        <w:u w:val="none"/>
      </w:rPr>
    </w:lvl>
    <w:lvl w:ilvl="8" w:tplc="1350404A">
      <w:start w:val="1"/>
      <w:numFmt w:val="bullet"/>
      <w:lvlText w:val="■"/>
      <w:lvlJc w:val="right"/>
      <w:pPr>
        <w:tabs>
          <w:tab w:val="num" w:pos="6120"/>
        </w:tabs>
        <w:ind w:left="6480" w:hanging="180"/>
      </w:pPr>
      <w:rPr>
        <w:rFonts w:ascii="Calibri" w:eastAsia="Calibri" w:hAnsi="Calibri" w:cs="Calibri"/>
        <w:b w:val="0"/>
        <w:bCs w:val="0"/>
        <w:i w:val="0"/>
        <w:iCs w:val="0"/>
        <w:strike w:val="0"/>
        <w:color w:val="365F91"/>
        <w:sz w:val="22"/>
        <w:szCs w:val="22"/>
        <w:u w:val="none"/>
      </w:rPr>
    </w:lvl>
  </w:abstractNum>
  <w:abstractNum w:abstractNumId="2">
    <w:nsid w:val="00000003"/>
    <w:multiLevelType w:val="hybridMultilevel"/>
    <w:tmpl w:val="00000003"/>
    <w:lvl w:ilvl="0" w:tplc="8AD0CB8A">
      <w:start w:val="1"/>
      <w:numFmt w:val="bullet"/>
      <w:lvlText w:val="●"/>
      <w:lvlJc w:val="left"/>
      <w:pPr>
        <w:tabs>
          <w:tab w:val="num" w:pos="360"/>
        </w:tabs>
        <w:ind w:left="720" w:hanging="360"/>
      </w:pPr>
      <w:rPr>
        <w:rFonts w:ascii="Calibri" w:eastAsia="Calibri" w:hAnsi="Calibri" w:cs="Calibri"/>
        <w:b w:val="0"/>
        <w:bCs w:val="0"/>
        <w:i w:val="0"/>
        <w:iCs w:val="0"/>
        <w:strike w:val="0"/>
        <w:dstrike w:val="0"/>
        <w:color w:val="000000"/>
        <w:sz w:val="22"/>
        <w:szCs w:val="22"/>
        <w:u w:val="none"/>
        <w:effect w:val="none"/>
      </w:rPr>
    </w:lvl>
    <w:lvl w:ilvl="1" w:tplc="F27645C6">
      <w:start w:val="1"/>
      <w:numFmt w:val="bullet"/>
      <w:lvlText w:val="○"/>
      <w:lvlJc w:val="left"/>
      <w:pPr>
        <w:tabs>
          <w:tab w:val="num" w:pos="1080"/>
        </w:tabs>
        <w:ind w:left="1440" w:hanging="360"/>
      </w:pPr>
      <w:rPr>
        <w:rFonts w:ascii="Calibri" w:eastAsia="Calibri" w:hAnsi="Calibri" w:cs="Calibri"/>
        <w:b w:val="0"/>
        <w:bCs w:val="0"/>
        <w:i w:val="0"/>
        <w:iCs w:val="0"/>
        <w:strike w:val="0"/>
        <w:dstrike w:val="0"/>
        <w:color w:val="000000"/>
        <w:sz w:val="22"/>
        <w:szCs w:val="22"/>
        <w:u w:val="none"/>
        <w:effect w:val="none"/>
      </w:rPr>
    </w:lvl>
    <w:lvl w:ilvl="2" w:tplc="22BAB8E8">
      <w:start w:val="1"/>
      <w:numFmt w:val="bullet"/>
      <w:lvlText w:val="■"/>
      <w:lvlJc w:val="right"/>
      <w:pPr>
        <w:tabs>
          <w:tab w:val="num" w:pos="1800"/>
        </w:tabs>
        <w:ind w:left="2160" w:hanging="180"/>
      </w:pPr>
      <w:rPr>
        <w:rFonts w:ascii="Calibri" w:eastAsia="Calibri" w:hAnsi="Calibri" w:cs="Calibri"/>
        <w:b w:val="0"/>
        <w:bCs w:val="0"/>
        <w:i w:val="0"/>
        <w:iCs w:val="0"/>
        <w:strike w:val="0"/>
        <w:dstrike w:val="0"/>
        <w:color w:val="000000"/>
        <w:sz w:val="22"/>
        <w:szCs w:val="22"/>
        <w:u w:val="none"/>
        <w:effect w:val="none"/>
      </w:rPr>
    </w:lvl>
    <w:lvl w:ilvl="3" w:tplc="33583FA8">
      <w:start w:val="1"/>
      <w:numFmt w:val="bullet"/>
      <w:lvlText w:val="●"/>
      <w:lvlJc w:val="left"/>
      <w:pPr>
        <w:tabs>
          <w:tab w:val="num" w:pos="2520"/>
        </w:tabs>
        <w:ind w:left="2880" w:hanging="360"/>
      </w:pPr>
      <w:rPr>
        <w:rFonts w:ascii="Calibri" w:eastAsia="Calibri" w:hAnsi="Calibri" w:cs="Calibri"/>
        <w:b w:val="0"/>
        <w:bCs w:val="0"/>
        <w:i w:val="0"/>
        <w:iCs w:val="0"/>
        <w:strike w:val="0"/>
        <w:dstrike w:val="0"/>
        <w:color w:val="000000"/>
        <w:sz w:val="22"/>
        <w:szCs w:val="22"/>
        <w:u w:val="none"/>
        <w:effect w:val="none"/>
      </w:rPr>
    </w:lvl>
    <w:lvl w:ilvl="4" w:tplc="7A14C67C">
      <w:start w:val="1"/>
      <w:numFmt w:val="bullet"/>
      <w:lvlText w:val="○"/>
      <w:lvlJc w:val="left"/>
      <w:pPr>
        <w:tabs>
          <w:tab w:val="num" w:pos="3240"/>
        </w:tabs>
        <w:ind w:left="3600" w:hanging="360"/>
      </w:pPr>
      <w:rPr>
        <w:rFonts w:ascii="Calibri" w:eastAsia="Calibri" w:hAnsi="Calibri" w:cs="Calibri"/>
        <w:b w:val="0"/>
        <w:bCs w:val="0"/>
        <w:i w:val="0"/>
        <w:iCs w:val="0"/>
        <w:strike w:val="0"/>
        <w:dstrike w:val="0"/>
        <w:color w:val="000000"/>
        <w:sz w:val="22"/>
        <w:szCs w:val="22"/>
        <w:u w:val="none"/>
        <w:effect w:val="none"/>
      </w:rPr>
    </w:lvl>
    <w:lvl w:ilvl="5" w:tplc="09B6C99A">
      <w:start w:val="1"/>
      <w:numFmt w:val="bullet"/>
      <w:lvlText w:val="■"/>
      <w:lvlJc w:val="right"/>
      <w:pPr>
        <w:tabs>
          <w:tab w:val="num" w:pos="3960"/>
        </w:tabs>
        <w:ind w:left="4320" w:hanging="180"/>
      </w:pPr>
      <w:rPr>
        <w:rFonts w:ascii="Calibri" w:eastAsia="Calibri" w:hAnsi="Calibri" w:cs="Calibri"/>
        <w:b w:val="0"/>
        <w:bCs w:val="0"/>
        <w:i w:val="0"/>
        <w:iCs w:val="0"/>
        <w:strike w:val="0"/>
        <w:dstrike w:val="0"/>
        <w:color w:val="000000"/>
        <w:sz w:val="22"/>
        <w:szCs w:val="22"/>
        <w:u w:val="none"/>
        <w:effect w:val="none"/>
      </w:rPr>
    </w:lvl>
    <w:lvl w:ilvl="6" w:tplc="D24400D2">
      <w:start w:val="1"/>
      <w:numFmt w:val="bullet"/>
      <w:lvlText w:val="●"/>
      <w:lvlJc w:val="left"/>
      <w:pPr>
        <w:tabs>
          <w:tab w:val="num" w:pos="4680"/>
        </w:tabs>
        <w:ind w:left="5040" w:hanging="360"/>
      </w:pPr>
      <w:rPr>
        <w:rFonts w:ascii="Calibri" w:eastAsia="Calibri" w:hAnsi="Calibri" w:cs="Calibri"/>
        <w:b w:val="0"/>
        <w:bCs w:val="0"/>
        <w:i w:val="0"/>
        <w:iCs w:val="0"/>
        <w:strike w:val="0"/>
        <w:dstrike w:val="0"/>
        <w:color w:val="000000"/>
        <w:sz w:val="22"/>
        <w:szCs w:val="22"/>
        <w:u w:val="none"/>
        <w:effect w:val="none"/>
      </w:rPr>
    </w:lvl>
    <w:lvl w:ilvl="7" w:tplc="D466E22E">
      <w:start w:val="1"/>
      <w:numFmt w:val="bullet"/>
      <w:lvlText w:val="○"/>
      <w:lvlJc w:val="left"/>
      <w:pPr>
        <w:tabs>
          <w:tab w:val="num" w:pos="5400"/>
        </w:tabs>
        <w:ind w:left="5760" w:hanging="360"/>
      </w:pPr>
      <w:rPr>
        <w:rFonts w:ascii="Calibri" w:eastAsia="Calibri" w:hAnsi="Calibri" w:cs="Calibri"/>
        <w:b w:val="0"/>
        <w:bCs w:val="0"/>
        <w:i w:val="0"/>
        <w:iCs w:val="0"/>
        <w:strike w:val="0"/>
        <w:dstrike w:val="0"/>
        <w:color w:val="000000"/>
        <w:sz w:val="22"/>
        <w:szCs w:val="22"/>
        <w:u w:val="none"/>
        <w:effect w:val="none"/>
      </w:rPr>
    </w:lvl>
    <w:lvl w:ilvl="8" w:tplc="BBAC49E4">
      <w:start w:val="1"/>
      <w:numFmt w:val="bullet"/>
      <w:lvlText w:val="■"/>
      <w:lvlJc w:val="right"/>
      <w:pPr>
        <w:tabs>
          <w:tab w:val="num" w:pos="6120"/>
        </w:tabs>
        <w:ind w:left="6480" w:hanging="180"/>
      </w:pPr>
      <w:rPr>
        <w:rFonts w:ascii="Calibri" w:eastAsia="Calibri" w:hAnsi="Calibri" w:cs="Calibri"/>
        <w:b w:val="0"/>
        <w:bCs w:val="0"/>
        <w:i w:val="0"/>
        <w:iCs w:val="0"/>
        <w:strike w:val="0"/>
        <w:dstrike w:val="0"/>
        <w:color w:val="000000"/>
        <w:sz w:val="22"/>
        <w:szCs w:val="22"/>
        <w:u w:val="none"/>
        <w:effect w:val="none"/>
      </w:rPr>
    </w:lvl>
  </w:abstractNum>
  <w:abstractNum w:abstractNumId="3">
    <w:nsid w:val="00277FEE"/>
    <w:multiLevelType w:val="hybridMultilevel"/>
    <w:tmpl w:val="33687A12"/>
    <w:lvl w:ilvl="0" w:tplc="C0E490FE">
      <w:numFmt w:val="bullet"/>
      <w:lvlText w:val="-"/>
      <w:lvlJc w:val="left"/>
      <w:pPr>
        <w:ind w:left="420" w:hanging="360"/>
      </w:pPr>
      <w:rPr>
        <w:rFonts w:ascii="Calibri" w:eastAsia="MS Mincho" w:hAnsi="Calibri" w:cs="Calibri" w:hint="default"/>
        <w:b w:val="0"/>
        <w:sz w:val="28"/>
      </w:rPr>
    </w:lvl>
    <w:lvl w:ilvl="1" w:tplc="C0E490FE">
      <w:numFmt w:val="bullet"/>
      <w:lvlText w:val="-"/>
      <w:lvlJc w:val="left"/>
      <w:pPr>
        <w:ind w:left="1140" w:hanging="360"/>
      </w:pPr>
      <w:rPr>
        <w:rFonts w:ascii="Calibri" w:eastAsia="MS Mincho" w:hAnsi="Calibri" w:cs="Calibri" w:hint="default"/>
        <w:b w:val="0"/>
        <w:sz w:val="28"/>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4">
    <w:nsid w:val="0046389C"/>
    <w:multiLevelType w:val="hybridMultilevel"/>
    <w:tmpl w:val="B922DC40"/>
    <w:lvl w:ilvl="0" w:tplc="405C67F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004914D5"/>
    <w:multiLevelType w:val="hybridMultilevel"/>
    <w:tmpl w:val="E3AE16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0835B4B"/>
    <w:multiLevelType w:val="hybridMultilevel"/>
    <w:tmpl w:val="171CE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0FB3A64"/>
    <w:multiLevelType w:val="hybridMultilevel"/>
    <w:tmpl w:val="FD50AF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1D85FDA"/>
    <w:multiLevelType w:val="hybridMultilevel"/>
    <w:tmpl w:val="EF5408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1">
      <w:start w:val="1"/>
      <w:numFmt w:val="bullet"/>
      <w:lvlText w:val=""/>
      <w:lvlJc w:val="left"/>
      <w:pPr>
        <w:ind w:left="2880" w:hanging="360"/>
      </w:pPr>
      <w:rPr>
        <w:rFonts w:ascii="Symbol" w:hAnsi="Symbol"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01E262C0"/>
    <w:multiLevelType w:val="multilevel"/>
    <w:tmpl w:val="1056FD58"/>
    <w:styleLink w:val="Style1"/>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10">
    <w:nsid w:val="020F2A2B"/>
    <w:multiLevelType w:val="hybridMultilevel"/>
    <w:tmpl w:val="B748F2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1">
      <w:start w:val="1"/>
      <w:numFmt w:val="bullet"/>
      <w:lvlText w:val=""/>
      <w:lvlJc w:val="left"/>
      <w:pPr>
        <w:ind w:left="2880" w:hanging="360"/>
      </w:pPr>
      <w:rPr>
        <w:rFonts w:ascii="Symbol" w:hAnsi="Symbol"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02CC6B3A"/>
    <w:multiLevelType w:val="hybridMultilevel"/>
    <w:tmpl w:val="3A4A94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02E823A6"/>
    <w:multiLevelType w:val="hybridMultilevel"/>
    <w:tmpl w:val="8842B882"/>
    <w:lvl w:ilvl="0" w:tplc="C30A1284">
      <w:start w:val="1"/>
      <w:numFmt w:val="bullet"/>
      <w:lvlText w:val=""/>
      <w:lvlJc w:val="left"/>
      <w:pPr>
        <w:ind w:left="1420" w:hanging="360"/>
      </w:pPr>
      <w:rPr>
        <w:rFonts w:ascii="Symbol" w:hAnsi="Symbol" w:hint="default"/>
        <w:color w:val="auto"/>
        <w:sz w:val="22"/>
        <w:szCs w:val="22"/>
      </w:rPr>
    </w:lvl>
    <w:lvl w:ilvl="1" w:tplc="04090003">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13">
    <w:nsid w:val="02FB12B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041D0124"/>
    <w:multiLevelType w:val="hybridMultilevel"/>
    <w:tmpl w:val="171CE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04403748"/>
    <w:multiLevelType w:val="hybridMultilevel"/>
    <w:tmpl w:val="171CE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05C1795D"/>
    <w:multiLevelType w:val="hybridMultilevel"/>
    <w:tmpl w:val="171CE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05C92BAE"/>
    <w:multiLevelType w:val="hybridMultilevel"/>
    <w:tmpl w:val="171CE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08682AE7"/>
    <w:multiLevelType w:val="hybridMultilevel"/>
    <w:tmpl w:val="171CE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08682D5B"/>
    <w:multiLevelType w:val="hybridMultilevel"/>
    <w:tmpl w:val="3A4A94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09123013"/>
    <w:multiLevelType w:val="hybridMultilevel"/>
    <w:tmpl w:val="171CE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0A620384"/>
    <w:multiLevelType w:val="hybridMultilevel"/>
    <w:tmpl w:val="9608596A"/>
    <w:lvl w:ilvl="0" w:tplc="6AC45B86">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2">
    <w:nsid w:val="0AA45BBF"/>
    <w:multiLevelType w:val="hybridMultilevel"/>
    <w:tmpl w:val="171CE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0BB719DA"/>
    <w:multiLevelType w:val="hybridMultilevel"/>
    <w:tmpl w:val="6994E99E"/>
    <w:lvl w:ilvl="0" w:tplc="4350DF26">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4">
    <w:nsid w:val="0C04373F"/>
    <w:multiLevelType w:val="hybridMultilevel"/>
    <w:tmpl w:val="171CE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0C39249B"/>
    <w:multiLevelType w:val="hybridMultilevel"/>
    <w:tmpl w:val="171CE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0EE226CC"/>
    <w:multiLevelType w:val="hybridMultilevel"/>
    <w:tmpl w:val="FD66FF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117C0751"/>
    <w:multiLevelType w:val="hybridMultilevel"/>
    <w:tmpl w:val="DB70E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11C45210"/>
    <w:multiLevelType w:val="hybridMultilevel"/>
    <w:tmpl w:val="6BA296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11D673C2"/>
    <w:multiLevelType w:val="hybridMultilevel"/>
    <w:tmpl w:val="3DBCE300"/>
    <w:lvl w:ilvl="0" w:tplc="C30A1284">
      <w:start w:val="1"/>
      <w:numFmt w:val="bullet"/>
      <w:lvlText w:val=""/>
      <w:lvlJc w:val="left"/>
      <w:pPr>
        <w:ind w:left="1080" w:hanging="360"/>
      </w:pPr>
      <w:rPr>
        <w:rFonts w:ascii="Symbol" w:hAnsi="Symbol" w:hint="default"/>
        <w:color w:val="auto"/>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1232391D"/>
    <w:multiLevelType w:val="hybridMultilevel"/>
    <w:tmpl w:val="BC8844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12532A7F"/>
    <w:multiLevelType w:val="hybridMultilevel"/>
    <w:tmpl w:val="280CA32E"/>
    <w:lvl w:ilvl="0" w:tplc="9C24952A">
      <w:start w:val="1"/>
      <w:numFmt w:val="decimal"/>
      <w:pStyle w:val="Heading1"/>
      <w:lvlText w:val="%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nsid w:val="12EC18B3"/>
    <w:multiLevelType w:val="hybridMultilevel"/>
    <w:tmpl w:val="10FE36FE"/>
    <w:lvl w:ilvl="0" w:tplc="C0E490FE">
      <w:numFmt w:val="bullet"/>
      <w:lvlText w:val="-"/>
      <w:lvlJc w:val="left"/>
      <w:pPr>
        <w:ind w:left="420" w:hanging="360"/>
      </w:pPr>
      <w:rPr>
        <w:rFonts w:ascii="Calibri" w:eastAsia="MS Mincho" w:hAnsi="Calibri" w:cs="Calibri" w:hint="default"/>
        <w:b w:val="0"/>
        <w:sz w:val="28"/>
      </w:rPr>
    </w:lvl>
    <w:lvl w:ilvl="1" w:tplc="04090003">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33">
    <w:nsid w:val="13F722AC"/>
    <w:multiLevelType w:val="hybridMultilevel"/>
    <w:tmpl w:val="9586C9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1">
      <w:start w:val="1"/>
      <w:numFmt w:val="bullet"/>
      <w:lvlText w:val=""/>
      <w:lvlJc w:val="left"/>
      <w:pPr>
        <w:ind w:left="2880" w:hanging="360"/>
      </w:pPr>
      <w:rPr>
        <w:rFonts w:ascii="Symbol" w:hAnsi="Symbol"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140961C1"/>
    <w:multiLevelType w:val="hybridMultilevel"/>
    <w:tmpl w:val="A0487E06"/>
    <w:lvl w:ilvl="0" w:tplc="551C8952">
      <w:start w:val="1"/>
      <w:numFmt w:val="decimal"/>
      <w:lvlText w:val="%1."/>
      <w:lvlJc w:val="left"/>
      <w:pPr>
        <w:ind w:left="705" w:hanging="360"/>
      </w:pPr>
      <w:rPr>
        <w:rFonts w:hint="default"/>
      </w:r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35">
    <w:nsid w:val="146C33F3"/>
    <w:multiLevelType w:val="hybridMultilevel"/>
    <w:tmpl w:val="171CE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157F6120"/>
    <w:multiLevelType w:val="hybridMultilevel"/>
    <w:tmpl w:val="171CE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15CF65E0"/>
    <w:multiLevelType w:val="hybridMultilevel"/>
    <w:tmpl w:val="FD66FF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163B16D5"/>
    <w:multiLevelType w:val="hybridMultilevel"/>
    <w:tmpl w:val="2DE4C806"/>
    <w:lvl w:ilvl="0" w:tplc="1730102C">
      <w:start w:val="1"/>
      <w:numFmt w:val="bullet"/>
      <w:lvlText w:val="●"/>
      <w:lvlJc w:val="left"/>
      <w:pPr>
        <w:tabs>
          <w:tab w:val="num" w:pos="360"/>
        </w:tabs>
        <w:ind w:left="720" w:hanging="360"/>
      </w:pPr>
      <w:rPr>
        <w:rFonts w:ascii="Calibri" w:eastAsia="Calibri" w:hAnsi="Calibri" w:cs="Calibri"/>
        <w:b w:val="0"/>
        <w:bCs w:val="0"/>
        <w:i w:val="0"/>
        <w:iCs w:val="0"/>
        <w:strike w:val="0"/>
        <w:color w:val="365F91"/>
        <w:sz w:val="22"/>
        <w:szCs w:val="22"/>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173453B7"/>
    <w:multiLevelType w:val="hybridMultilevel"/>
    <w:tmpl w:val="171CE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188F4EEF"/>
    <w:multiLevelType w:val="hybridMultilevel"/>
    <w:tmpl w:val="FD66FF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189666B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nsid w:val="191863C0"/>
    <w:multiLevelType w:val="hybridMultilevel"/>
    <w:tmpl w:val="A0487E06"/>
    <w:lvl w:ilvl="0" w:tplc="551C8952">
      <w:start w:val="1"/>
      <w:numFmt w:val="decimal"/>
      <w:lvlText w:val="%1."/>
      <w:lvlJc w:val="left"/>
      <w:pPr>
        <w:ind w:left="705" w:hanging="360"/>
      </w:pPr>
      <w:rPr>
        <w:rFonts w:hint="default"/>
      </w:r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43">
    <w:nsid w:val="1A2C3362"/>
    <w:multiLevelType w:val="hybridMultilevel"/>
    <w:tmpl w:val="171CE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1D5D3C2C"/>
    <w:multiLevelType w:val="hybridMultilevel"/>
    <w:tmpl w:val="171CE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1DD51C01"/>
    <w:multiLevelType w:val="hybridMultilevel"/>
    <w:tmpl w:val="33EAF4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1E0B5032"/>
    <w:multiLevelType w:val="hybridMultilevel"/>
    <w:tmpl w:val="A55EA8B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1E40459B"/>
    <w:multiLevelType w:val="hybridMultilevel"/>
    <w:tmpl w:val="FCEC71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1EE50073"/>
    <w:multiLevelType w:val="hybridMultilevel"/>
    <w:tmpl w:val="E45050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1">
      <w:start w:val="1"/>
      <w:numFmt w:val="bullet"/>
      <w:lvlText w:val=""/>
      <w:lvlJc w:val="left"/>
      <w:pPr>
        <w:ind w:left="2880" w:hanging="360"/>
      </w:pPr>
      <w:rPr>
        <w:rFonts w:ascii="Symbol" w:hAnsi="Symbol"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nsid w:val="1FA7064A"/>
    <w:multiLevelType w:val="hybridMultilevel"/>
    <w:tmpl w:val="063A41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nsid w:val="1FAD5DD5"/>
    <w:multiLevelType w:val="hybridMultilevel"/>
    <w:tmpl w:val="8102C0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1FC20922"/>
    <w:multiLevelType w:val="hybridMultilevel"/>
    <w:tmpl w:val="FD66FF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1FD554AE"/>
    <w:multiLevelType w:val="multilevel"/>
    <w:tmpl w:val="68CCD3E8"/>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53">
    <w:nsid w:val="1FEB3A97"/>
    <w:multiLevelType w:val="hybridMultilevel"/>
    <w:tmpl w:val="171CE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207B4AB6"/>
    <w:multiLevelType w:val="hybridMultilevel"/>
    <w:tmpl w:val="171CE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219F094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6">
    <w:nsid w:val="21A56B27"/>
    <w:multiLevelType w:val="hybridMultilevel"/>
    <w:tmpl w:val="171CE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21BF54E7"/>
    <w:multiLevelType w:val="multilevel"/>
    <w:tmpl w:val="0EB45D4E"/>
    <w:lvl w:ilvl="0">
      <w:start w:val="1"/>
      <w:numFmt w:val="decimal"/>
      <w:lvlText w:val="%1."/>
      <w:lvlJc w:val="left"/>
      <w:pPr>
        <w:ind w:left="360" w:hanging="360"/>
      </w:pPr>
      <w:rPr>
        <w:rFonts w:hint="default"/>
      </w:rPr>
    </w:lvl>
    <w:lvl w:ilvl="1">
      <w:start w:val="1"/>
      <w:numFmt w:val="decimal"/>
      <w:pStyle w:val="Heading11"/>
      <w:isLgl/>
      <w:lvlText w:val="2.%2"/>
      <w:lvlJc w:val="left"/>
      <w:pPr>
        <w:tabs>
          <w:tab w:val="num" w:pos="567"/>
        </w:tabs>
        <w:ind w:left="360" w:hanging="360"/>
      </w:pPr>
      <w:rPr>
        <w:rFonts w:hint="default"/>
      </w:rPr>
    </w:lvl>
    <w:lvl w:ilvl="2">
      <w:start w:val="1"/>
      <w:numFmt w:val="decimal"/>
      <w:pStyle w:val="Heading111"/>
      <w:isLgl/>
      <w:lvlText w:val="%1.%2.%3"/>
      <w:lvlJc w:val="left"/>
      <w:pPr>
        <w:tabs>
          <w:tab w:val="num" w:pos="1134"/>
        </w:tabs>
        <w:ind w:left="720" w:hanging="550"/>
      </w:pPr>
      <w:rPr>
        <w:rFonts w:hint="default"/>
      </w:rPr>
    </w:lvl>
    <w:lvl w:ilvl="3">
      <w:start w:val="1"/>
      <w:numFmt w:val="decimal"/>
      <w:pStyle w:val="Heading1111"/>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58">
    <w:nsid w:val="22BC3DD1"/>
    <w:multiLevelType w:val="hybridMultilevel"/>
    <w:tmpl w:val="B8B80BB6"/>
    <w:lvl w:ilvl="0" w:tplc="0409000F">
      <w:start w:val="1"/>
      <w:numFmt w:val="decimal"/>
      <w:lvlText w:val="%1."/>
      <w:lvlJc w:val="left"/>
      <w:pPr>
        <w:ind w:left="1512" w:hanging="360"/>
      </w:pPr>
    </w:lvl>
    <w:lvl w:ilvl="1" w:tplc="04090019" w:tentative="1">
      <w:start w:val="1"/>
      <w:numFmt w:val="lowerLetter"/>
      <w:lvlText w:val="%2."/>
      <w:lvlJc w:val="left"/>
      <w:pPr>
        <w:ind w:left="2232" w:hanging="360"/>
      </w:pPr>
    </w:lvl>
    <w:lvl w:ilvl="2" w:tplc="0409001B" w:tentative="1">
      <w:start w:val="1"/>
      <w:numFmt w:val="lowerRoman"/>
      <w:lvlText w:val="%3."/>
      <w:lvlJc w:val="right"/>
      <w:pPr>
        <w:ind w:left="2952" w:hanging="180"/>
      </w:pPr>
    </w:lvl>
    <w:lvl w:ilvl="3" w:tplc="0409000F" w:tentative="1">
      <w:start w:val="1"/>
      <w:numFmt w:val="decimal"/>
      <w:lvlText w:val="%4."/>
      <w:lvlJc w:val="left"/>
      <w:pPr>
        <w:ind w:left="3672" w:hanging="360"/>
      </w:pPr>
    </w:lvl>
    <w:lvl w:ilvl="4" w:tplc="04090019" w:tentative="1">
      <w:start w:val="1"/>
      <w:numFmt w:val="lowerLetter"/>
      <w:lvlText w:val="%5."/>
      <w:lvlJc w:val="left"/>
      <w:pPr>
        <w:ind w:left="4392" w:hanging="360"/>
      </w:pPr>
    </w:lvl>
    <w:lvl w:ilvl="5" w:tplc="0409001B" w:tentative="1">
      <w:start w:val="1"/>
      <w:numFmt w:val="lowerRoman"/>
      <w:lvlText w:val="%6."/>
      <w:lvlJc w:val="right"/>
      <w:pPr>
        <w:ind w:left="5112" w:hanging="180"/>
      </w:pPr>
    </w:lvl>
    <w:lvl w:ilvl="6" w:tplc="0409000F" w:tentative="1">
      <w:start w:val="1"/>
      <w:numFmt w:val="decimal"/>
      <w:lvlText w:val="%7."/>
      <w:lvlJc w:val="left"/>
      <w:pPr>
        <w:ind w:left="5832" w:hanging="360"/>
      </w:pPr>
    </w:lvl>
    <w:lvl w:ilvl="7" w:tplc="04090019" w:tentative="1">
      <w:start w:val="1"/>
      <w:numFmt w:val="lowerLetter"/>
      <w:lvlText w:val="%8."/>
      <w:lvlJc w:val="left"/>
      <w:pPr>
        <w:ind w:left="6552" w:hanging="360"/>
      </w:pPr>
    </w:lvl>
    <w:lvl w:ilvl="8" w:tplc="0409001B" w:tentative="1">
      <w:start w:val="1"/>
      <w:numFmt w:val="lowerRoman"/>
      <w:lvlText w:val="%9."/>
      <w:lvlJc w:val="right"/>
      <w:pPr>
        <w:ind w:left="7272" w:hanging="180"/>
      </w:pPr>
    </w:lvl>
  </w:abstractNum>
  <w:abstractNum w:abstractNumId="59">
    <w:nsid w:val="23A23FB8"/>
    <w:multiLevelType w:val="hybridMultilevel"/>
    <w:tmpl w:val="171CE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23E07682"/>
    <w:multiLevelType w:val="hybridMultilevel"/>
    <w:tmpl w:val="52FE5BA8"/>
    <w:lvl w:ilvl="0" w:tplc="04090001">
      <w:start w:val="1"/>
      <w:numFmt w:val="bullet"/>
      <w:lvlText w:val=""/>
      <w:lvlJc w:val="left"/>
      <w:pPr>
        <w:ind w:left="1070" w:hanging="360"/>
      </w:pPr>
      <w:rPr>
        <w:rFonts w:ascii="Symbol" w:hAnsi="Symbol" w:hint="default"/>
      </w:rPr>
    </w:lvl>
    <w:lvl w:ilvl="1" w:tplc="04090019" w:tentative="1">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abstractNum w:abstractNumId="61">
    <w:nsid w:val="23FE6E73"/>
    <w:multiLevelType w:val="hybridMultilevel"/>
    <w:tmpl w:val="EDFA2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241C002C"/>
    <w:multiLevelType w:val="hybridMultilevel"/>
    <w:tmpl w:val="A0487E06"/>
    <w:lvl w:ilvl="0" w:tplc="551C8952">
      <w:start w:val="1"/>
      <w:numFmt w:val="decimal"/>
      <w:lvlText w:val="%1."/>
      <w:lvlJc w:val="left"/>
      <w:pPr>
        <w:ind w:left="705" w:hanging="360"/>
      </w:pPr>
      <w:rPr>
        <w:rFonts w:hint="default"/>
      </w:r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63">
    <w:nsid w:val="25810EE7"/>
    <w:multiLevelType w:val="hybridMultilevel"/>
    <w:tmpl w:val="B25C00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4">
    <w:nsid w:val="25E741E0"/>
    <w:multiLevelType w:val="hybridMultilevel"/>
    <w:tmpl w:val="D400A7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2691529D"/>
    <w:multiLevelType w:val="hybridMultilevel"/>
    <w:tmpl w:val="430800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6">
    <w:nsid w:val="27245A65"/>
    <w:multiLevelType w:val="hybridMultilevel"/>
    <w:tmpl w:val="171CE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nsid w:val="27866B6E"/>
    <w:multiLevelType w:val="hybridMultilevel"/>
    <w:tmpl w:val="171CE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nsid w:val="278C6F53"/>
    <w:multiLevelType w:val="multilevel"/>
    <w:tmpl w:val="18586BC4"/>
    <w:lvl w:ilvl="0">
      <w:start w:val="1"/>
      <w:numFmt w:val="decimal"/>
      <w:lvlText w:val="%1."/>
      <w:lvlJc w:val="left"/>
      <w:pPr>
        <w:ind w:left="360" w:hanging="360"/>
      </w:pPr>
      <w:rPr>
        <w:rFonts w:hint="default"/>
      </w:rPr>
    </w:lvl>
    <w:lvl w:ilvl="1">
      <w:start w:val="1"/>
      <w:numFmt w:val="decimal"/>
      <w:lvlText w:val="%1.%2."/>
      <w:lvlJc w:val="left"/>
      <w:pPr>
        <w:ind w:left="792" w:hanging="432"/>
      </w:pPr>
      <w:rPr>
        <w:rFonts w:cs="Times New Roman"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2">
      <w:start w:val="1"/>
      <w:numFmt w:val="decimal"/>
      <w:lvlText w:val="%1.%2.%3."/>
      <w:lvlJc w:val="left"/>
      <w:pPr>
        <w:ind w:left="1224" w:hanging="504"/>
      </w:pPr>
      <w:rPr>
        <w:rFonts w:hint="default"/>
        <w:i/>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9">
    <w:nsid w:val="27A401DE"/>
    <w:multiLevelType w:val="hybridMultilevel"/>
    <w:tmpl w:val="171CE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nsid w:val="29BC40D2"/>
    <w:multiLevelType w:val="hybridMultilevel"/>
    <w:tmpl w:val="EEF6099C"/>
    <w:lvl w:ilvl="0" w:tplc="935CAD58">
      <w:start w:val="1"/>
      <w:numFmt w:val="decimal"/>
      <w:lvlText w:val="%1."/>
      <w:lvlJc w:val="left"/>
      <w:pPr>
        <w:ind w:left="720" w:hanging="37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nsid w:val="2A466962"/>
    <w:multiLevelType w:val="hybridMultilevel"/>
    <w:tmpl w:val="65144A96"/>
    <w:lvl w:ilvl="0" w:tplc="C30A1284">
      <w:start w:val="1"/>
      <w:numFmt w:val="bullet"/>
      <w:lvlText w:val=""/>
      <w:lvlJc w:val="left"/>
      <w:pPr>
        <w:ind w:left="1080" w:hanging="360"/>
      </w:pPr>
      <w:rPr>
        <w:rFonts w:ascii="Symbol" w:hAnsi="Symbol" w:hint="default"/>
        <w:color w:val="auto"/>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nsid w:val="2B1638D7"/>
    <w:multiLevelType w:val="hybridMultilevel"/>
    <w:tmpl w:val="171CE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nsid w:val="2C422CAC"/>
    <w:multiLevelType w:val="hybridMultilevel"/>
    <w:tmpl w:val="1EF4C50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4">
    <w:nsid w:val="2C7F38FE"/>
    <w:multiLevelType w:val="hybridMultilevel"/>
    <w:tmpl w:val="171CE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nsid w:val="2FB321E0"/>
    <w:multiLevelType w:val="hybridMultilevel"/>
    <w:tmpl w:val="171CE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nsid w:val="30131053"/>
    <w:multiLevelType w:val="hybridMultilevel"/>
    <w:tmpl w:val="B17A1C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nsid w:val="30672244"/>
    <w:multiLevelType w:val="hybridMultilevel"/>
    <w:tmpl w:val="95F42A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8">
    <w:nsid w:val="30975CDB"/>
    <w:multiLevelType w:val="hybridMultilevel"/>
    <w:tmpl w:val="6994E99E"/>
    <w:lvl w:ilvl="0" w:tplc="4350DF26">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9">
    <w:nsid w:val="32064867"/>
    <w:multiLevelType w:val="hybridMultilevel"/>
    <w:tmpl w:val="171CE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nsid w:val="33BE3D77"/>
    <w:multiLevelType w:val="hybridMultilevel"/>
    <w:tmpl w:val="883CD7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1">
    <w:nsid w:val="352A435A"/>
    <w:multiLevelType w:val="hybridMultilevel"/>
    <w:tmpl w:val="115AFF02"/>
    <w:lvl w:ilvl="0" w:tplc="EF1461B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nsid w:val="36A0584D"/>
    <w:multiLevelType w:val="hybridMultilevel"/>
    <w:tmpl w:val="A4B06B9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3">
    <w:nsid w:val="36AD4DC0"/>
    <w:multiLevelType w:val="hybridMultilevel"/>
    <w:tmpl w:val="EADA745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4">
    <w:nsid w:val="36E817EB"/>
    <w:multiLevelType w:val="hybridMultilevel"/>
    <w:tmpl w:val="A502B448"/>
    <w:lvl w:ilvl="0" w:tplc="C30A1284">
      <w:start w:val="1"/>
      <w:numFmt w:val="bullet"/>
      <w:lvlText w:val=""/>
      <w:lvlJc w:val="left"/>
      <w:pPr>
        <w:ind w:left="1420" w:hanging="360"/>
      </w:pPr>
      <w:rPr>
        <w:rFonts w:ascii="Symbol" w:hAnsi="Symbol" w:hint="default"/>
        <w:color w:val="auto"/>
        <w:sz w:val="22"/>
        <w:szCs w:val="22"/>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85">
    <w:nsid w:val="36EA60F8"/>
    <w:multiLevelType w:val="hybridMultilevel"/>
    <w:tmpl w:val="171CE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nsid w:val="37613685"/>
    <w:multiLevelType w:val="hybridMultilevel"/>
    <w:tmpl w:val="5DD63BC2"/>
    <w:lvl w:ilvl="0" w:tplc="EBE08400">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7">
    <w:nsid w:val="377134DA"/>
    <w:multiLevelType w:val="hybridMultilevel"/>
    <w:tmpl w:val="3F4A8C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nsid w:val="3773773A"/>
    <w:multiLevelType w:val="hybridMultilevel"/>
    <w:tmpl w:val="65BA07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9">
    <w:nsid w:val="37B7333A"/>
    <w:multiLevelType w:val="hybridMultilevel"/>
    <w:tmpl w:val="EB98D2D8"/>
    <w:lvl w:ilvl="0" w:tplc="C30A1284">
      <w:start w:val="1"/>
      <w:numFmt w:val="bullet"/>
      <w:lvlText w:val=""/>
      <w:lvlJc w:val="left"/>
      <w:pPr>
        <w:ind w:left="1080" w:hanging="360"/>
      </w:pPr>
      <w:rPr>
        <w:rFonts w:ascii="Symbol" w:hAnsi="Symbol" w:hint="default"/>
        <w:color w:val="auto"/>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nsid w:val="38C352D8"/>
    <w:multiLevelType w:val="hybridMultilevel"/>
    <w:tmpl w:val="171CE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nsid w:val="39924C7A"/>
    <w:multiLevelType w:val="hybridMultilevel"/>
    <w:tmpl w:val="171CE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nsid w:val="3BB31346"/>
    <w:multiLevelType w:val="hybridMultilevel"/>
    <w:tmpl w:val="6994E99E"/>
    <w:lvl w:ilvl="0" w:tplc="4350DF26">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3">
    <w:nsid w:val="3C3B6902"/>
    <w:multiLevelType w:val="multilevel"/>
    <w:tmpl w:val="C03C30DE"/>
    <w:lvl w:ilvl="0">
      <w:start w:val="4"/>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94">
    <w:nsid w:val="3C4C7A5E"/>
    <w:multiLevelType w:val="hybridMultilevel"/>
    <w:tmpl w:val="8AA8B970"/>
    <w:lvl w:ilvl="0" w:tplc="C30A1284">
      <w:start w:val="1"/>
      <w:numFmt w:val="bullet"/>
      <w:lvlText w:val=""/>
      <w:lvlJc w:val="left"/>
      <w:pPr>
        <w:ind w:left="1080" w:hanging="360"/>
      </w:pPr>
      <w:rPr>
        <w:rFonts w:ascii="Symbol" w:hAnsi="Symbol" w:hint="default"/>
        <w:color w:val="auto"/>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nsid w:val="3D2B5283"/>
    <w:multiLevelType w:val="hybridMultilevel"/>
    <w:tmpl w:val="4F4221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1">
      <w:start w:val="1"/>
      <w:numFmt w:val="bullet"/>
      <w:lvlText w:val=""/>
      <w:lvlJc w:val="left"/>
      <w:pPr>
        <w:ind w:left="2880" w:hanging="360"/>
      </w:pPr>
      <w:rPr>
        <w:rFonts w:ascii="Symbol" w:hAnsi="Symbol"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6">
    <w:nsid w:val="3D884467"/>
    <w:multiLevelType w:val="hybridMultilevel"/>
    <w:tmpl w:val="171CE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nsid w:val="3E6D23CB"/>
    <w:multiLevelType w:val="hybridMultilevel"/>
    <w:tmpl w:val="171CE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nsid w:val="3FC6597E"/>
    <w:multiLevelType w:val="hybridMultilevel"/>
    <w:tmpl w:val="171CE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nsid w:val="408B55B4"/>
    <w:multiLevelType w:val="hybridMultilevel"/>
    <w:tmpl w:val="4392A5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nsid w:val="40CA4EA6"/>
    <w:multiLevelType w:val="hybridMultilevel"/>
    <w:tmpl w:val="27F42F44"/>
    <w:lvl w:ilvl="0" w:tplc="06A6822A">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1">
    <w:nsid w:val="41B571B6"/>
    <w:multiLevelType w:val="hybridMultilevel"/>
    <w:tmpl w:val="27F42F44"/>
    <w:lvl w:ilvl="0" w:tplc="06A6822A">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2">
    <w:nsid w:val="41CB3A05"/>
    <w:multiLevelType w:val="hybridMultilevel"/>
    <w:tmpl w:val="171CE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nsid w:val="41CB3B17"/>
    <w:multiLevelType w:val="hybridMultilevel"/>
    <w:tmpl w:val="FD66FF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nsid w:val="41D00192"/>
    <w:multiLevelType w:val="hybridMultilevel"/>
    <w:tmpl w:val="27F42F44"/>
    <w:lvl w:ilvl="0" w:tplc="06A6822A">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5">
    <w:nsid w:val="4329483C"/>
    <w:multiLevelType w:val="hybridMultilevel"/>
    <w:tmpl w:val="74102536"/>
    <w:lvl w:ilvl="0" w:tplc="584E12E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6">
    <w:nsid w:val="43CD4EEB"/>
    <w:multiLevelType w:val="hybridMultilevel"/>
    <w:tmpl w:val="171CE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nsid w:val="43D05391"/>
    <w:multiLevelType w:val="hybridMultilevel"/>
    <w:tmpl w:val="58CAD2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nsid w:val="44263B63"/>
    <w:multiLevelType w:val="hybridMultilevel"/>
    <w:tmpl w:val="171CE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nsid w:val="457319B3"/>
    <w:multiLevelType w:val="hybridMultilevel"/>
    <w:tmpl w:val="2A72A1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nsid w:val="469F0F68"/>
    <w:multiLevelType w:val="hybridMultilevel"/>
    <w:tmpl w:val="09C057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
    <w:nsid w:val="46B83292"/>
    <w:multiLevelType w:val="hybridMultilevel"/>
    <w:tmpl w:val="8B56DE7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2">
    <w:nsid w:val="46CD7C4C"/>
    <w:multiLevelType w:val="hybridMultilevel"/>
    <w:tmpl w:val="FD66FF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3">
    <w:nsid w:val="47DA2D42"/>
    <w:multiLevelType w:val="hybridMultilevel"/>
    <w:tmpl w:val="322296C2"/>
    <w:lvl w:ilvl="0" w:tplc="BBD683F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4">
    <w:nsid w:val="47DF08D8"/>
    <w:multiLevelType w:val="hybridMultilevel"/>
    <w:tmpl w:val="40C65DD2"/>
    <w:lvl w:ilvl="0" w:tplc="C30A1284">
      <w:start w:val="1"/>
      <w:numFmt w:val="bullet"/>
      <w:lvlText w:val=""/>
      <w:lvlJc w:val="left"/>
      <w:pPr>
        <w:ind w:left="1080" w:hanging="360"/>
      </w:pPr>
      <w:rPr>
        <w:rFonts w:ascii="Symbol" w:hAnsi="Symbol" w:hint="default"/>
        <w:color w:val="auto"/>
        <w:sz w:val="22"/>
        <w:szCs w:val="22"/>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5">
    <w:nsid w:val="48BF01C4"/>
    <w:multiLevelType w:val="hybridMultilevel"/>
    <w:tmpl w:val="E3F2383A"/>
    <w:lvl w:ilvl="0" w:tplc="C30A1284">
      <w:start w:val="1"/>
      <w:numFmt w:val="bullet"/>
      <w:lvlText w:val=""/>
      <w:lvlJc w:val="left"/>
      <w:pPr>
        <w:ind w:left="2142" w:hanging="360"/>
      </w:pPr>
      <w:rPr>
        <w:rFonts w:ascii="Symbol" w:hAnsi="Symbol" w:hint="default"/>
        <w:color w:val="auto"/>
        <w:sz w:val="22"/>
        <w:szCs w:val="22"/>
      </w:rPr>
    </w:lvl>
    <w:lvl w:ilvl="1" w:tplc="04090003">
      <w:start w:val="1"/>
      <w:numFmt w:val="bullet"/>
      <w:lvlText w:val="o"/>
      <w:lvlJc w:val="left"/>
      <w:pPr>
        <w:ind w:left="2502" w:hanging="360"/>
      </w:pPr>
      <w:rPr>
        <w:rFonts w:ascii="Courier New" w:hAnsi="Courier New" w:cs="Courier New" w:hint="default"/>
      </w:rPr>
    </w:lvl>
    <w:lvl w:ilvl="2" w:tplc="04090005">
      <w:start w:val="1"/>
      <w:numFmt w:val="bullet"/>
      <w:lvlText w:val=""/>
      <w:lvlJc w:val="left"/>
      <w:pPr>
        <w:ind w:left="3222" w:hanging="360"/>
      </w:pPr>
      <w:rPr>
        <w:rFonts w:ascii="Wingdings" w:hAnsi="Wingdings" w:hint="default"/>
      </w:rPr>
    </w:lvl>
    <w:lvl w:ilvl="3" w:tplc="04090001" w:tentative="1">
      <w:start w:val="1"/>
      <w:numFmt w:val="bullet"/>
      <w:lvlText w:val=""/>
      <w:lvlJc w:val="left"/>
      <w:pPr>
        <w:ind w:left="3942" w:hanging="360"/>
      </w:pPr>
      <w:rPr>
        <w:rFonts w:ascii="Symbol" w:hAnsi="Symbol" w:hint="default"/>
      </w:rPr>
    </w:lvl>
    <w:lvl w:ilvl="4" w:tplc="04090003" w:tentative="1">
      <w:start w:val="1"/>
      <w:numFmt w:val="bullet"/>
      <w:lvlText w:val="o"/>
      <w:lvlJc w:val="left"/>
      <w:pPr>
        <w:ind w:left="4662" w:hanging="360"/>
      </w:pPr>
      <w:rPr>
        <w:rFonts w:ascii="Courier New" w:hAnsi="Courier New" w:cs="Courier New" w:hint="default"/>
      </w:rPr>
    </w:lvl>
    <w:lvl w:ilvl="5" w:tplc="04090005" w:tentative="1">
      <w:start w:val="1"/>
      <w:numFmt w:val="bullet"/>
      <w:lvlText w:val=""/>
      <w:lvlJc w:val="left"/>
      <w:pPr>
        <w:ind w:left="5382" w:hanging="360"/>
      </w:pPr>
      <w:rPr>
        <w:rFonts w:ascii="Wingdings" w:hAnsi="Wingdings" w:hint="default"/>
      </w:rPr>
    </w:lvl>
    <w:lvl w:ilvl="6" w:tplc="04090001" w:tentative="1">
      <w:start w:val="1"/>
      <w:numFmt w:val="bullet"/>
      <w:lvlText w:val=""/>
      <w:lvlJc w:val="left"/>
      <w:pPr>
        <w:ind w:left="6102" w:hanging="360"/>
      </w:pPr>
      <w:rPr>
        <w:rFonts w:ascii="Symbol" w:hAnsi="Symbol" w:hint="default"/>
      </w:rPr>
    </w:lvl>
    <w:lvl w:ilvl="7" w:tplc="04090003" w:tentative="1">
      <w:start w:val="1"/>
      <w:numFmt w:val="bullet"/>
      <w:lvlText w:val="o"/>
      <w:lvlJc w:val="left"/>
      <w:pPr>
        <w:ind w:left="6822" w:hanging="360"/>
      </w:pPr>
      <w:rPr>
        <w:rFonts w:ascii="Courier New" w:hAnsi="Courier New" w:cs="Courier New" w:hint="default"/>
      </w:rPr>
    </w:lvl>
    <w:lvl w:ilvl="8" w:tplc="04090005" w:tentative="1">
      <w:start w:val="1"/>
      <w:numFmt w:val="bullet"/>
      <w:lvlText w:val=""/>
      <w:lvlJc w:val="left"/>
      <w:pPr>
        <w:ind w:left="7542" w:hanging="360"/>
      </w:pPr>
      <w:rPr>
        <w:rFonts w:ascii="Wingdings" w:hAnsi="Wingdings" w:hint="default"/>
      </w:rPr>
    </w:lvl>
  </w:abstractNum>
  <w:abstractNum w:abstractNumId="116">
    <w:nsid w:val="4946393D"/>
    <w:multiLevelType w:val="hybridMultilevel"/>
    <w:tmpl w:val="171CE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7">
    <w:nsid w:val="4A085103"/>
    <w:multiLevelType w:val="hybridMultilevel"/>
    <w:tmpl w:val="8E5867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8">
    <w:nsid w:val="4A525F92"/>
    <w:multiLevelType w:val="hybridMultilevel"/>
    <w:tmpl w:val="F54055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9">
    <w:nsid w:val="4A6D7E64"/>
    <w:multiLevelType w:val="hybridMultilevel"/>
    <w:tmpl w:val="171CE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0">
    <w:nsid w:val="4A712644"/>
    <w:multiLevelType w:val="hybridMultilevel"/>
    <w:tmpl w:val="45461CB6"/>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1">
    <w:nsid w:val="4B693D03"/>
    <w:multiLevelType w:val="hybridMultilevel"/>
    <w:tmpl w:val="FD66FF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2">
    <w:nsid w:val="4EF43EFB"/>
    <w:multiLevelType w:val="hybridMultilevel"/>
    <w:tmpl w:val="B17A1C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3">
    <w:nsid w:val="4F292FCB"/>
    <w:multiLevelType w:val="hybridMultilevel"/>
    <w:tmpl w:val="171CE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4">
    <w:nsid w:val="4F8F57F3"/>
    <w:multiLevelType w:val="multilevel"/>
    <w:tmpl w:val="0240B69A"/>
    <w:lvl w:ilvl="0">
      <w:start w:val="1"/>
      <w:numFmt w:val="decimal"/>
      <w:lvlText w:val="%1."/>
      <w:lvlJc w:val="left"/>
      <w:pPr>
        <w:ind w:left="360" w:hanging="360"/>
      </w:pPr>
      <w:rPr>
        <w:rFonts w:hint="default"/>
      </w:rPr>
    </w:lvl>
    <w:lvl w:ilvl="1">
      <w:start w:val="1"/>
      <w:numFmt w:val="decimal"/>
      <w:lvlText w:val="%1.%2."/>
      <w:lvlJc w:val="left"/>
      <w:pPr>
        <w:ind w:left="792" w:hanging="432"/>
      </w:pPr>
      <w:rPr>
        <w:rFonts w:cs="Times New Roman"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2">
      <w:start w:val="1"/>
      <w:numFmt w:val="decimal"/>
      <w:lvlText w:val="%1.%2.%3."/>
      <w:lvlJc w:val="left"/>
      <w:pPr>
        <w:ind w:left="1224" w:hanging="504"/>
      </w:pPr>
      <w:rPr>
        <w:rFonts w:hint="default"/>
        <w:i/>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5">
    <w:nsid w:val="4F99769A"/>
    <w:multiLevelType w:val="hybridMultilevel"/>
    <w:tmpl w:val="8CEA7B82"/>
    <w:lvl w:ilvl="0" w:tplc="C30A1284">
      <w:start w:val="1"/>
      <w:numFmt w:val="bullet"/>
      <w:lvlText w:val=""/>
      <w:lvlJc w:val="left"/>
      <w:pPr>
        <w:ind w:left="1080" w:hanging="360"/>
      </w:pPr>
      <w:rPr>
        <w:rFonts w:ascii="Symbol" w:hAnsi="Symbol" w:hint="default"/>
        <w:color w:val="auto"/>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6">
    <w:nsid w:val="4FDD13F3"/>
    <w:multiLevelType w:val="hybridMultilevel"/>
    <w:tmpl w:val="6994E99E"/>
    <w:lvl w:ilvl="0" w:tplc="4350DF26">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7">
    <w:nsid w:val="50F210F9"/>
    <w:multiLevelType w:val="hybridMultilevel"/>
    <w:tmpl w:val="D9623B08"/>
    <w:lvl w:ilvl="0" w:tplc="2CAC3C6A">
      <w:start w:val="1"/>
      <w:numFmt w:val="bullet"/>
      <w:pStyle w:val="InfoBlue"/>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start w:val="1"/>
      <w:numFmt w:val="bullet"/>
      <w:lvlText w:val=""/>
      <w:lvlJc w:val="left"/>
      <w:pPr>
        <w:ind w:left="2869" w:hanging="360"/>
      </w:pPr>
      <w:rPr>
        <w:rFonts w:ascii="Wingdings" w:hAnsi="Wingdings" w:hint="default"/>
      </w:rPr>
    </w:lvl>
    <w:lvl w:ilvl="3" w:tplc="04090001">
      <w:start w:val="1"/>
      <w:numFmt w:val="bullet"/>
      <w:lvlText w:val=""/>
      <w:lvlJc w:val="left"/>
      <w:pPr>
        <w:ind w:left="3589" w:hanging="360"/>
      </w:pPr>
      <w:rPr>
        <w:rFonts w:ascii="Symbol" w:hAnsi="Symbol" w:hint="default"/>
      </w:rPr>
    </w:lvl>
    <w:lvl w:ilvl="4" w:tplc="04090003">
      <w:start w:val="1"/>
      <w:numFmt w:val="bullet"/>
      <w:lvlText w:val="o"/>
      <w:lvlJc w:val="left"/>
      <w:pPr>
        <w:ind w:left="4309" w:hanging="360"/>
      </w:pPr>
      <w:rPr>
        <w:rFonts w:ascii="Courier New" w:hAnsi="Courier New" w:cs="Courier New" w:hint="default"/>
      </w:rPr>
    </w:lvl>
    <w:lvl w:ilvl="5" w:tplc="04090005">
      <w:start w:val="1"/>
      <w:numFmt w:val="bullet"/>
      <w:lvlText w:val=""/>
      <w:lvlJc w:val="left"/>
      <w:pPr>
        <w:ind w:left="5029" w:hanging="360"/>
      </w:pPr>
      <w:rPr>
        <w:rFonts w:ascii="Wingdings" w:hAnsi="Wingdings" w:hint="default"/>
      </w:rPr>
    </w:lvl>
    <w:lvl w:ilvl="6" w:tplc="04090001">
      <w:start w:val="1"/>
      <w:numFmt w:val="bullet"/>
      <w:lvlText w:val=""/>
      <w:lvlJc w:val="left"/>
      <w:pPr>
        <w:ind w:left="5749" w:hanging="360"/>
      </w:pPr>
      <w:rPr>
        <w:rFonts w:ascii="Symbol" w:hAnsi="Symbol" w:hint="default"/>
      </w:rPr>
    </w:lvl>
    <w:lvl w:ilvl="7" w:tplc="04090003">
      <w:start w:val="1"/>
      <w:numFmt w:val="bullet"/>
      <w:lvlText w:val="o"/>
      <w:lvlJc w:val="left"/>
      <w:pPr>
        <w:ind w:left="6469" w:hanging="360"/>
      </w:pPr>
      <w:rPr>
        <w:rFonts w:ascii="Courier New" w:hAnsi="Courier New" w:cs="Courier New" w:hint="default"/>
      </w:rPr>
    </w:lvl>
    <w:lvl w:ilvl="8" w:tplc="04090005">
      <w:start w:val="1"/>
      <w:numFmt w:val="bullet"/>
      <w:lvlText w:val=""/>
      <w:lvlJc w:val="left"/>
      <w:pPr>
        <w:ind w:left="7189" w:hanging="360"/>
      </w:pPr>
      <w:rPr>
        <w:rFonts w:ascii="Wingdings" w:hAnsi="Wingdings" w:hint="default"/>
      </w:rPr>
    </w:lvl>
  </w:abstractNum>
  <w:abstractNum w:abstractNumId="128">
    <w:nsid w:val="50F21BA0"/>
    <w:multiLevelType w:val="hybridMultilevel"/>
    <w:tmpl w:val="3F4A8C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9">
    <w:nsid w:val="516B4F8D"/>
    <w:multiLevelType w:val="hybridMultilevel"/>
    <w:tmpl w:val="0EB233F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0">
    <w:nsid w:val="52430D58"/>
    <w:multiLevelType w:val="hybridMultilevel"/>
    <w:tmpl w:val="1528E9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1">
    <w:nsid w:val="52E57032"/>
    <w:multiLevelType w:val="multilevel"/>
    <w:tmpl w:val="5CD60748"/>
    <w:lvl w:ilvl="0">
      <w:start w:val="3"/>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32">
    <w:nsid w:val="541A3D89"/>
    <w:multiLevelType w:val="hybridMultilevel"/>
    <w:tmpl w:val="75BE8AC0"/>
    <w:lvl w:ilvl="0" w:tplc="2B8856D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3">
    <w:nsid w:val="546D13AD"/>
    <w:multiLevelType w:val="hybridMultilevel"/>
    <w:tmpl w:val="6994E99E"/>
    <w:lvl w:ilvl="0" w:tplc="4350DF26">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4">
    <w:nsid w:val="55223287"/>
    <w:multiLevelType w:val="hybridMultilevel"/>
    <w:tmpl w:val="215E8BA6"/>
    <w:lvl w:ilvl="0" w:tplc="FCBA257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5">
    <w:nsid w:val="552C5252"/>
    <w:multiLevelType w:val="hybridMultilevel"/>
    <w:tmpl w:val="9C26F0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6">
    <w:nsid w:val="5582176D"/>
    <w:multiLevelType w:val="hybridMultilevel"/>
    <w:tmpl w:val="A888EEC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7">
    <w:nsid w:val="586B555B"/>
    <w:multiLevelType w:val="hybridMultilevel"/>
    <w:tmpl w:val="8D6ABCBC"/>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8">
    <w:nsid w:val="590603B3"/>
    <w:multiLevelType w:val="hybridMultilevel"/>
    <w:tmpl w:val="171CE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9">
    <w:nsid w:val="59920C78"/>
    <w:multiLevelType w:val="hybridMultilevel"/>
    <w:tmpl w:val="EE641600"/>
    <w:lvl w:ilvl="0" w:tplc="C30A1284">
      <w:start w:val="1"/>
      <w:numFmt w:val="bullet"/>
      <w:lvlText w:val=""/>
      <w:lvlJc w:val="left"/>
      <w:pPr>
        <w:ind w:left="1420" w:hanging="360"/>
      </w:pPr>
      <w:rPr>
        <w:rFonts w:ascii="Symbol" w:hAnsi="Symbol" w:hint="default"/>
        <w:color w:val="auto"/>
        <w:sz w:val="22"/>
        <w:szCs w:val="22"/>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140">
    <w:nsid w:val="5B242BC1"/>
    <w:multiLevelType w:val="hybridMultilevel"/>
    <w:tmpl w:val="167E37D4"/>
    <w:lvl w:ilvl="0" w:tplc="D43827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1">
    <w:nsid w:val="5CB54F91"/>
    <w:multiLevelType w:val="hybridMultilevel"/>
    <w:tmpl w:val="ABAA299E"/>
    <w:lvl w:ilvl="0" w:tplc="DBF4A45A">
      <w:start w:val="1"/>
      <w:numFmt w:val="decimal"/>
      <w:lvlText w:val="%1"/>
      <w:lvlJc w:val="left"/>
      <w:pPr>
        <w:ind w:left="1800" w:hanging="360"/>
      </w:pPr>
    </w:lvl>
    <w:lvl w:ilvl="1" w:tplc="042A0019">
      <w:start w:val="1"/>
      <w:numFmt w:val="lowerLetter"/>
      <w:lvlText w:val="%2."/>
      <w:lvlJc w:val="left"/>
      <w:pPr>
        <w:ind w:left="2520" w:hanging="360"/>
      </w:pPr>
    </w:lvl>
    <w:lvl w:ilvl="2" w:tplc="042A001B">
      <w:start w:val="1"/>
      <w:numFmt w:val="lowerRoman"/>
      <w:lvlText w:val="%3."/>
      <w:lvlJc w:val="right"/>
      <w:pPr>
        <w:ind w:left="3240" w:hanging="180"/>
      </w:pPr>
    </w:lvl>
    <w:lvl w:ilvl="3" w:tplc="042A000F">
      <w:start w:val="1"/>
      <w:numFmt w:val="decimal"/>
      <w:lvlText w:val="%4."/>
      <w:lvlJc w:val="left"/>
      <w:pPr>
        <w:ind w:left="3960" w:hanging="360"/>
      </w:pPr>
    </w:lvl>
    <w:lvl w:ilvl="4" w:tplc="042A0019">
      <w:start w:val="1"/>
      <w:numFmt w:val="lowerLetter"/>
      <w:lvlText w:val="%5."/>
      <w:lvlJc w:val="left"/>
      <w:pPr>
        <w:ind w:left="4680" w:hanging="360"/>
      </w:pPr>
    </w:lvl>
    <w:lvl w:ilvl="5" w:tplc="042A001B">
      <w:start w:val="1"/>
      <w:numFmt w:val="lowerRoman"/>
      <w:lvlText w:val="%6."/>
      <w:lvlJc w:val="right"/>
      <w:pPr>
        <w:ind w:left="5400" w:hanging="180"/>
      </w:pPr>
    </w:lvl>
    <w:lvl w:ilvl="6" w:tplc="042A000F">
      <w:start w:val="1"/>
      <w:numFmt w:val="decimal"/>
      <w:lvlText w:val="%7."/>
      <w:lvlJc w:val="left"/>
      <w:pPr>
        <w:ind w:left="6120" w:hanging="360"/>
      </w:pPr>
    </w:lvl>
    <w:lvl w:ilvl="7" w:tplc="042A0019">
      <w:start w:val="1"/>
      <w:numFmt w:val="lowerLetter"/>
      <w:lvlText w:val="%8."/>
      <w:lvlJc w:val="left"/>
      <w:pPr>
        <w:ind w:left="6840" w:hanging="360"/>
      </w:pPr>
    </w:lvl>
    <w:lvl w:ilvl="8" w:tplc="042A001B">
      <w:start w:val="1"/>
      <w:numFmt w:val="lowerRoman"/>
      <w:lvlText w:val="%9."/>
      <w:lvlJc w:val="right"/>
      <w:pPr>
        <w:ind w:left="7560" w:hanging="180"/>
      </w:pPr>
    </w:lvl>
  </w:abstractNum>
  <w:abstractNum w:abstractNumId="142">
    <w:nsid w:val="5DCF057F"/>
    <w:multiLevelType w:val="hybridMultilevel"/>
    <w:tmpl w:val="171CE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3">
    <w:nsid w:val="5E47213D"/>
    <w:multiLevelType w:val="hybridMultilevel"/>
    <w:tmpl w:val="95881F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4">
    <w:nsid w:val="5E49547B"/>
    <w:multiLevelType w:val="hybridMultilevel"/>
    <w:tmpl w:val="D25475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5">
    <w:nsid w:val="5EC0360D"/>
    <w:multiLevelType w:val="hybridMultilevel"/>
    <w:tmpl w:val="A97C94F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6">
    <w:nsid w:val="5F644E44"/>
    <w:multiLevelType w:val="hybridMultilevel"/>
    <w:tmpl w:val="171CE0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7">
    <w:nsid w:val="60420A3B"/>
    <w:multiLevelType w:val="hybridMultilevel"/>
    <w:tmpl w:val="FD66FF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8">
    <w:nsid w:val="604A410F"/>
    <w:multiLevelType w:val="hybridMultilevel"/>
    <w:tmpl w:val="1B887F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9">
    <w:nsid w:val="60B9650C"/>
    <w:multiLevelType w:val="hybridMultilevel"/>
    <w:tmpl w:val="A54842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0">
    <w:nsid w:val="61287630"/>
    <w:multiLevelType w:val="hybridMultilevel"/>
    <w:tmpl w:val="50A8D15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1">
    <w:nsid w:val="612D49D5"/>
    <w:multiLevelType w:val="hybridMultilevel"/>
    <w:tmpl w:val="27F42F44"/>
    <w:lvl w:ilvl="0" w:tplc="06A6822A">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2">
    <w:nsid w:val="61B100A7"/>
    <w:multiLevelType w:val="hybridMultilevel"/>
    <w:tmpl w:val="FD66FF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3">
    <w:nsid w:val="623A1FC8"/>
    <w:multiLevelType w:val="hybridMultilevel"/>
    <w:tmpl w:val="F5881A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4">
    <w:nsid w:val="62BC0249"/>
    <w:multiLevelType w:val="hybridMultilevel"/>
    <w:tmpl w:val="171CE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5">
    <w:nsid w:val="63481E18"/>
    <w:multiLevelType w:val="hybridMultilevel"/>
    <w:tmpl w:val="8F4E2134"/>
    <w:lvl w:ilvl="0" w:tplc="C30A1284">
      <w:start w:val="1"/>
      <w:numFmt w:val="bullet"/>
      <w:lvlText w:val=""/>
      <w:lvlJc w:val="left"/>
      <w:pPr>
        <w:ind w:left="1080" w:hanging="360"/>
      </w:pPr>
      <w:rPr>
        <w:rFonts w:ascii="Symbol" w:hAnsi="Symbol" w:hint="default"/>
        <w:color w:val="auto"/>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6">
    <w:nsid w:val="63550264"/>
    <w:multiLevelType w:val="hybridMultilevel"/>
    <w:tmpl w:val="171CE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7">
    <w:nsid w:val="64414B23"/>
    <w:multiLevelType w:val="hybridMultilevel"/>
    <w:tmpl w:val="66EA88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8">
    <w:nsid w:val="64B6598A"/>
    <w:multiLevelType w:val="hybridMultilevel"/>
    <w:tmpl w:val="171CE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9">
    <w:nsid w:val="64E317AC"/>
    <w:multiLevelType w:val="multilevel"/>
    <w:tmpl w:val="66787418"/>
    <w:lvl w:ilvl="0">
      <w:start w:val="1"/>
      <w:numFmt w:val="decimal"/>
      <w:lvlText w:val="%1."/>
      <w:lvlJc w:val="left"/>
      <w:pPr>
        <w:ind w:left="360" w:hanging="360"/>
      </w:pPr>
      <w:rPr>
        <w:rFonts w:hint="default"/>
      </w:rPr>
    </w:lvl>
    <w:lvl w:ilvl="1">
      <w:start w:val="1"/>
      <w:numFmt w:val="decimal"/>
      <w:lvlText w:val="%1.%2."/>
      <w:lvlJc w:val="left"/>
      <w:pPr>
        <w:ind w:left="792" w:hanging="432"/>
      </w:pPr>
      <w:rPr>
        <w:rFonts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rPr>
        <w:rFonts w:hint="default"/>
        <w:i/>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0">
    <w:nsid w:val="650121D7"/>
    <w:multiLevelType w:val="hybridMultilevel"/>
    <w:tmpl w:val="C1AC6A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1">
    <w:nsid w:val="66133746"/>
    <w:multiLevelType w:val="hybridMultilevel"/>
    <w:tmpl w:val="171CE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2">
    <w:nsid w:val="666F6C43"/>
    <w:multiLevelType w:val="hybridMultilevel"/>
    <w:tmpl w:val="6EC26DEE"/>
    <w:lvl w:ilvl="0" w:tplc="D3F0567C">
      <w:start w:val="1"/>
      <w:numFmt w:val="decimal"/>
      <w:lvlText w:val="%1"/>
      <w:lvlJc w:val="left"/>
      <w:pPr>
        <w:ind w:left="1080" w:hanging="360"/>
      </w:pPr>
      <w:rPr>
        <w:lang w:val="en-GB"/>
      </w:rPr>
    </w:lvl>
    <w:lvl w:ilvl="1" w:tplc="042A0019">
      <w:start w:val="1"/>
      <w:numFmt w:val="lowerLetter"/>
      <w:lvlText w:val="%2."/>
      <w:lvlJc w:val="left"/>
      <w:pPr>
        <w:ind w:left="1800" w:hanging="360"/>
      </w:pPr>
    </w:lvl>
    <w:lvl w:ilvl="2" w:tplc="042A001B">
      <w:start w:val="1"/>
      <w:numFmt w:val="lowerRoman"/>
      <w:lvlText w:val="%3."/>
      <w:lvlJc w:val="right"/>
      <w:pPr>
        <w:ind w:left="2520" w:hanging="180"/>
      </w:pPr>
    </w:lvl>
    <w:lvl w:ilvl="3" w:tplc="042A000F">
      <w:start w:val="1"/>
      <w:numFmt w:val="decimal"/>
      <w:lvlText w:val="%4."/>
      <w:lvlJc w:val="left"/>
      <w:pPr>
        <w:ind w:left="3240" w:hanging="360"/>
      </w:pPr>
    </w:lvl>
    <w:lvl w:ilvl="4" w:tplc="042A0019">
      <w:start w:val="1"/>
      <w:numFmt w:val="lowerLetter"/>
      <w:lvlText w:val="%5."/>
      <w:lvlJc w:val="left"/>
      <w:pPr>
        <w:ind w:left="3960" w:hanging="360"/>
      </w:pPr>
    </w:lvl>
    <w:lvl w:ilvl="5" w:tplc="042A001B">
      <w:start w:val="1"/>
      <w:numFmt w:val="lowerRoman"/>
      <w:lvlText w:val="%6."/>
      <w:lvlJc w:val="right"/>
      <w:pPr>
        <w:ind w:left="4680" w:hanging="180"/>
      </w:pPr>
    </w:lvl>
    <w:lvl w:ilvl="6" w:tplc="042A000F">
      <w:start w:val="1"/>
      <w:numFmt w:val="decimal"/>
      <w:lvlText w:val="%7."/>
      <w:lvlJc w:val="left"/>
      <w:pPr>
        <w:ind w:left="5400" w:hanging="360"/>
      </w:pPr>
    </w:lvl>
    <w:lvl w:ilvl="7" w:tplc="042A0019">
      <w:start w:val="1"/>
      <w:numFmt w:val="lowerLetter"/>
      <w:lvlText w:val="%8."/>
      <w:lvlJc w:val="left"/>
      <w:pPr>
        <w:ind w:left="6120" w:hanging="360"/>
      </w:pPr>
    </w:lvl>
    <w:lvl w:ilvl="8" w:tplc="042A001B">
      <w:start w:val="1"/>
      <w:numFmt w:val="lowerRoman"/>
      <w:lvlText w:val="%9."/>
      <w:lvlJc w:val="right"/>
      <w:pPr>
        <w:ind w:left="6840" w:hanging="180"/>
      </w:pPr>
    </w:lvl>
  </w:abstractNum>
  <w:abstractNum w:abstractNumId="163">
    <w:nsid w:val="66E40AD5"/>
    <w:multiLevelType w:val="hybridMultilevel"/>
    <w:tmpl w:val="171CE0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4">
    <w:nsid w:val="67683FF8"/>
    <w:multiLevelType w:val="hybridMultilevel"/>
    <w:tmpl w:val="171CE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5">
    <w:nsid w:val="685300DB"/>
    <w:multiLevelType w:val="hybridMultilevel"/>
    <w:tmpl w:val="FD66FF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6">
    <w:nsid w:val="6963403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7">
    <w:nsid w:val="697A2F5F"/>
    <w:multiLevelType w:val="hybridMultilevel"/>
    <w:tmpl w:val="FD66FF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8">
    <w:nsid w:val="69AF1C9A"/>
    <w:multiLevelType w:val="hybridMultilevel"/>
    <w:tmpl w:val="3C9A4B88"/>
    <w:lvl w:ilvl="0" w:tplc="863E9590">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9">
    <w:nsid w:val="6A6146A9"/>
    <w:multiLevelType w:val="multilevel"/>
    <w:tmpl w:val="64105804"/>
    <w:lvl w:ilvl="0">
      <w:start w:val="1"/>
      <w:numFmt w:val="decimal"/>
      <w:lvlText w:val="%1."/>
      <w:lvlJc w:val="left"/>
      <w:pPr>
        <w:ind w:left="360" w:hanging="360"/>
      </w:pPr>
      <w:rPr>
        <w:rFonts w:hint="default"/>
      </w:rPr>
    </w:lvl>
    <w:lvl w:ilvl="1">
      <w:start w:val="1"/>
      <w:numFmt w:val="decimal"/>
      <w:isLgl/>
      <w:lvlText w:val="2.%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170">
    <w:nsid w:val="6BF2658B"/>
    <w:multiLevelType w:val="hybridMultilevel"/>
    <w:tmpl w:val="A57AE8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1">
    <w:nsid w:val="6C292E18"/>
    <w:multiLevelType w:val="hybridMultilevel"/>
    <w:tmpl w:val="C5E476BC"/>
    <w:lvl w:ilvl="0" w:tplc="C292D1EC">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72">
    <w:nsid w:val="6C5834FC"/>
    <w:multiLevelType w:val="hybridMultilevel"/>
    <w:tmpl w:val="6994E99E"/>
    <w:lvl w:ilvl="0" w:tplc="4350DF26">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3">
    <w:nsid w:val="6C8F72CA"/>
    <w:multiLevelType w:val="hybridMultilevel"/>
    <w:tmpl w:val="FD50AF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4">
    <w:nsid w:val="6C93204E"/>
    <w:multiLevelType w:val="hybridMultilevel"/>
    <w:tmpl w:val="C1AC6A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5">
    <w:nsid w:val="6E1C0084"/>
    <w:multiLevelType w:val="multilevel"/>
    <w:tmpl w:val="C94E30A4"/>
    <w:lvl w:ilvl="0">
      <w:start w:val="1"/>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6">
    <w:nsid w:val="6FDF1179"/>
    <w:multiLevelType w:val="hybridMultilevel"/>
    <w:tmpl w:val="171CE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7">
    <w:nsid w:val="71DF5432"/>
    <w:multiLevelType w:val="hybridMultilevel"/>
    <w:tmpl w:val="6FD6E1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8">
    <w:nsid w:val="71F04E4D"/>
    <w:multiLevelType w:val="hybridMultilevel"/>
    <w:tmpl w:val="09C057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9">
    <w:nsid w:val="72A6218F"/>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0">
    <w:nsid w:val="72B445D8"/>
    <w:multiLevelType w:val="hybridMultilevel"/>
    <w:tmpl w:val="5E544CF6"/>
    <w:lvl w:ilvl="0" w:tplc="994A3414">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81">
    <w:nsid w:val="730A16FE"/>
    <w:multiLevelType w:val="hybridMultilevel"/>
    <w:tmpl w:val="FD66FF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2">
    <w:nsid w:val="737F1365"/>
    <w:multiLevelType w:val="hybridMultilevel"/>
    <w:tmpl w:val="171CE0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3">
    <w:nsid w:val="738C1491"/>
    <w:multiLevelType w:val="hybridMultilevel"/>
    <w:tmpl w:val="472A77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4">
    <w:nsid w:val="7464737F"/>
    <w:multiLevelType w:val="hybridMultilevel"/>
    <w:tmpl w:val="171CE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5">
    <w:nsid w:val="74942410"/>
    <w:multiLevelType w:val="hybridMultilevel"/>
    <w:tmpl w:val="171CE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6">
    <w:nsid w:val="74AB21A2"/>
    <w:multiLevelType w:val="hybridMultilevel"/>
    <w:tmpl w:val="92A2ED56"/>
    <w:lvl w:ilvl="0" w:tplc="FC807CD6">
      <w:start w:val="1"/>
      <w:numFmt w:val="decimal"/>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187">
    <w:nsid w:val="74E370E4"/>
    <w:multiLevelType w:val="hybridMultilevel"/>
    <w:tmpl w:val="6464C8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1">
      <w:start w:val="1"/>
      <w:numFmt w:val="bullet"/>
      <w:lvlText w:val=""/>
      <w:lvlJc w:val="left"/>
      <w:pPr>
        <w:ind w:left="2880" w:hanging="360"/>
      </w:pPr>
      <w:rPr>
        <w:rFonts w:ascii="Symbol" w:hAnsi="Symbol"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8">
    <w:nsid w:val="768116AC"/>
    <w:multiLevelType w:val="hybridMultilevel"/>
    <w:tmpl w:val="FDEE37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1">
      <w:start w:val="1"/>
      <w:numFmt w:val="bullet"/>
      <w:lvlText w:val=""/>
      <w:lvlJc w:val="left"/>
      <w:pPr>
        <w:ind w:left="2880" w:hanging="360"/>
      </w:pPr>
      <w:rPr>
        <w:rFonts w:ascii="Symbol" w:hAnsi="Symbol"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9">
    <w:nsid w:val="772A6A08"/>
    <w:multiLevelType w:val="hybridMultilevel"/>
    <w:tmpl w:val="044054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0">
    <w:nsid w:val="77A422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1">
    <w:nsid w:val="77AD0356"/>
    <w:multiLevelType w:val="hybridMultilevel"/>
    <w:tmpl w:val="1062CDC8"/>
    <w:lvl w:ilvl="0" w:tplc="F3E2D874">
      <w:start w:val="1"/>
      <w:numFmt w:val="decimal"/>
      <w:lvlText w:val="%1."/>
      <w:lvlJc w:val="left"/>
      <w:pPr>
        <w:ind w:left="720" w:hanging="360"/>
      </w:pPr>
      <w:rPr>
        <w:lang w:val="en-G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2">
    <w:nsid w:val="782207F5"/>
    <w:multiLevelType w:val="multilevel"/>
    <w:tmpl w:val="18586BC4"/>
    <w:lvl w:ilvl="0">
      <w:start w:val="1"/>
      <w:numFmt w:val="decimal"/>
      <w:lvlText w:val="%1."/>
      <w:lvlJc w:val="left"/>
      <w:pPr>
        <w:ind w:left="360" w:hanging="360"/>
      </w:pPr>
      <w:rPr>
        <w:rFonts w:hint="default"/>
      </w:rPr>
    </w:lvl>
    <w:lvl w:ilvl="1">
      <w:start w:val="1"/>
      <w:numFmt w:val="decimal"/>
      <w:lvlText w:val="%1.%2."/>
      <w:lvlJc w:val="left"/>
      <w:pPr>
        <w:ind w:left="792" w:hanging="432"/>
      </w:pPr>
      <w:rPr>
        <w:rFonts w:cs="Times New Roman"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2">
      <w:start w:val="1"/>
      <w:numFmt w:val="decimal"/>
      <w:lvlText w:val="%1.%2.%3."/>
      <w:lvlJc w:val="left"/>
      <w:pPr>
        <w:ind w:left="1224" w:hanging="504"/>
      </w:pPr>
      <w:rPr>
        <w:rFonts w:hint="default"/>
        <w:i/>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3">
    <w:nsid w:val="78AB0BFB"/>
    <w:multiLevelType w:val="hybridMultilevel"/>
    <w:tmpl w:val="69741DF2"/>
    <w:lvl w:ilvl="0" w:tplc="6CAC682A">
      <w:start w:val="1"/>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4">
    <w:nsid w:val="78C61F9C"/>
    <w:multiLevelType w:val="hybridMultilevel"/>
    <w:tmpl w:val="D8D02D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5">
    <w:nsid w:val="78D97124"/>
    <w:multiLevelType w:val="hybridMultilevel"/>
    <w:tmpl w:val="171CE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6">
    <w:nsid w:val="793B3188"/>
    <w:multiLevelType w:val="hybridMultilevel"/>
    <w:tmpl w:val="D0BEBA2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7">
    <w:nsid w:val="79725CA9"/>
    <w:multiLevelType w:val="hybridMultilevel"/>
    <w:tmpl w:val="65A251CE"/>
    <w:lvl w:ilvl="0" w:tplc="5D866F46">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98">
    <w:nsid w:val="798121E2"/>
    <w:multiLevelType w:val="hybridMultilevel"/>
    <w:tmpl w:val="4B58FC8A"/>
    <w:lvl w:ilvl="0" w:tplc="C30A1284">
      <w:start w:val="1"/>
      <w:numFmt w:val="bullet"/>
      <w:lvlText w:val=""/>
      <w:lvlJc w:val="left"/>
      <w:pPr>
        <w:ind w:left="1080" w:hanging="360"/>
      </w:pPr>
      <w:rPr>
        <w:rFonts w:ascii="Symbol" w:hAnsi="Symbol" w:hint="default"/>
        <w:color w:val="auto"/>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9">
    <w:nsid w:val="79992A58"/>
    <w:multiLevelType w:val="hybridMultilevel"/>
    <w:tmpl w:val="43B84E4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0">
    <w:nsid w:val="7AD22DCC"/>
    <w:multiLevelType w:val="hybridMultilevel"/>
    <w:tmpl w:val="171CE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1">
    <w:nsid w:val="7B676C2C"/>
    <w:multiLevelType w:val="hybridMultilevel"/>
    <w:tmpl w:val="171CE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2">
    <w:nsid w:val="7B89172E"/>
    <w:multiLevelType w:val="hybridMultilevel"/>
    <w:tmpl w:val="171CE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3">
    <w:nsid w:val="7B937D39"/>
    <w:multiLevelType w:val="hybridMultilevel"/>
    <w:tmpl w:val="9482E0E8"/>
    <w:lvl w:ilvl="0" w:tplc="05CA817A">
      <w:start w:val="1"/>
      <w:numFmt w:val="decimal"/>
      <w:lvlText w:val="%1"/>
      <w:lvlJc w:val="left"/>
      <w:pPr>
        <w:ind w:left="1080" w:hanging="360"/>
      </w:pPr>
    </w:lvl>
    <w:lvl w:ilvl="1" w:tplc="042A0019">
      <w:start w:val="1"/>
      <w:numFmt w:val="lowerLetter"/>
      <w:lvlText w:val="%2."/>
      <w:lvlJc w:val="left"/>
      <w:pPr>
        <w:ind w:left="1800" w:hanging="360"/>
      </w:pPr>
    </w:lvl>
    <w:lvl w:ilvl="2" w:tplc="042A001B">
      <w:start w:val="1"/>
      <w:numFmt w:val="lowerRoman"/>
      <w:lvlText w:val="%3."/>
      <w:lvlJc w:val="right"/>
      <w:pPr>
        <w:ind w:left="2520" w:hanging="180"/>
      </w:pPr>
    </w:lvl>
    <w:lvl w:ilvl="3" w:tplc="042A000F">
      <w:start w:val="1"/>
      <w:numFmt w:val="decimal"/>
      <w:lvlText w:val="%4."/>
      <w:lvlJc w:val="left"/>
      <w:pPr>
        <w:ind w:left="3240" w:hanging="360"/>
      </w:pPr>
    </w:lvl>
    <w:lvl w:ilvl="4" w:tplc="042A0019">
      <w:start w:val="1"/>
      <w:numFmt w:val="lowerLetter"/>
      <w:lvlText w:val="%5."/>
      <w:lvlJc w:val="left"/>
      <w:pPr>
        <w:ind w:left="3960" w:hanging="360"/>
      </w:pPr>
    </w:lvl>
    <w:lvl w:ilvl="5" w:tplc="042A001B">
      <w:start w:val="1"/>
      <w:numFmt w:val="lowerRoman"/>
      <w:lvlText w:val="%6."/>
      <w:lvlJc w:val="right"/>
      <w:pPr>
        <w:ind w:left="4680" w:hanging="180"/>
      </w:pPr>
    </w:lvl>
    <w:lvl w:ilvl="6" w:tplc="042A000F">
      <w:start w:val="1"/>
      <w:numFmt w:val="decimal"/>
      <w:lvlText w:val="%7."/>
      <w:lvlJc w:val="left"/>
      <w:pPr>
        <w:ind w:left="5400" w:hanging="360"/>
      </w:pPr>
    </w:lvl>
    <w:lvl w:ilvl="7" w:tplc="042A0019">
      <w:start w:val="1"/>
      <w:numFmt w:val="lowerLetter"/>
      <w:lvlText w:val="%8."/>
      <w:lvlJc w:val="left"/>
      <w:pPr>
        <w:ind w:left="6120" w:hanging="360"/>
      </w:pPr>
    </w:lvl>
    <w:lvl w:ilvl="8" w:tplc="042A001B">
      <w:start w:val="1"/>
      <w:numFmt w:val="lowerRoman"/>
      <w:lvlText w:val="%9."/>
      <w:lvlJc w:val="right"/>
      <w:pPr>
        <w:ind w:left="6840" w:hanging="180"/>
      </w:pPr>
    </w:lvl>
  </w:abstractNum>
  <w:abstractNum w:abstractNumId="204">
    <w:nsid w:val="7BEF4EE3"/>
    <w:multiLevelType w:val="hybridMultilevel"/>
    <w:tmpl w:val="171CE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5">
    <w:nsid w:val="7C2559A5"/>
    <w:multiLevelType w:val="hybridMultilevel"/>
    <w:tmpl w:val="895C0544"/>
    <w:lvl w:ilvl="0" w:tplc="89AC06C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6">
    <w:nsid w:val="7CBF084B"/>
    <w:multiLevelType w:val="hybridMultilevel"/>
    <w:tmpl w:val="8DF473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7">
    <w:nsid w:val="7CE64B1C"/>
    <w:multiLevelType w:val="multilevel"/>
    <w:tmpl w:val="18586BC4"/>
    <w:lvl w:ilvl="0">
      <w:start w:val="1"/>
      <w:numFmt w:val="decimal"/>
      <w:lvlText w:val="%1."/>
      <w:lvlJc w:val="left"/>
      <w:pPr>
        <w:ind w:left="360" w:hanging="360"/>
      </w:pPr>
      <w:rPr>
        <w:rFonts w:hint="default"/>
      </w:rPr>
    </w:lvl>
    <w:lvl w:ilvl="1">
      <w:start w:val="1"/>
      <w:numFmt w:val="decimal"/>
      <w:lvlText w:val="%1.%2."/>
      <w:lvlJc w:val="left"/>
      <w:pPr>
        <w:ind w:left="792" w:hanging="432"/>
      </w:pPr>
      <w:rPr>
        <w:rFonts w:cs="Times New Roman"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2">
      <w:start w:val="1"/>
      <w:numFmt w:val="decimal"/>
      <w:lvlText w:val="%1.%2.%3."/>
      <w:lvlJc w:val="left"/>
      <w:pPr>
        <w:ind w:left="1224" w:hanging="504"/>
      </w:pPr>
      <w:rPr>
        <w:rFonts w:hint="default"/>
        <w:i/>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8">
    <w:nsid w:val="7D631FBD"/>
    <w:multiLevelType w:val="hybridMultilevel"/>
    <w:tmpl w:val="80D6F7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9">
    <w:nsid w:val="7D9A5B43"/>
    <w:multiLevelType w:val="hybridMultilevel"/>
    <w:tmpl w:val="171CE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0">
    <w:nsid w:val="7E38072A"/>
    <w:multiLevelType w:val="hybridMultilevel"/>
    <w:tmpl w:val="6994E99E"/>
    <w:lvl w:ilvl="0" w:tplc="4350DF26">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11">
    <w:nsid w:val="7F0B2604"/>
    <w:multiLevelType w:val="hybridMultilevel"/>
    <w:tmpl w:val="6994E99E"/>
    <w:lvl w:ilvl="0" w:tplc="4350DF26">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12">
    <w:nsid w:val="7F1401B8"/>
    <w:multiLevelType w:val="hybridMultilevel"/>
    <w:tmpl w:val="171CE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3">
    <w:nsid w:val="7F5D795C"/>
    <w:multiLevelType w:val="hybridMultilevel"/>
    <w:tmpl w:val="FF52A94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81"/>
  </w:num>
  <w:num w:numId="2">
    <w:abstractNumId w:val="150"/>
  </w:num>
  <w:num w:numId="3">
    <w:abstractNumId w:val="140"/>
  </w:num>
  <w:num w:numId="4">
    <w:abstractNumId w:val="183"/>
  </w:num>
  <w:num w:numId="5">
    <w:abstractNumId w:val="193"/>
  </w:num>
  <w:num w:numId="6">
    <w:abstractNumId w:val="46"/>
  </w:num>
  <w:num w:numId="7">
    <w:abstractNumId w:val="47"/>
  </w:num>
  <w:num w:numId="8">
    <w:abstractNumId w:val="32"/>
  </w:num>
  <w:num w:numId="9">
    <w:abstractNumId w:val="3"/>
  </w:num>
  <w:num w:numId="10">
    <w:abstractNumId w:val="45"/>
  </w:num>
  <w:num w:numId="11">
    <w:abstractNumId w:val="2"/>
  </w:num>
  <w:num w:numId="12">
    <w:abstractNumId w:val="0"/>
  </w:num>
  <w:num w:numId="13">
    <w:abstractNumId w:val="1"/>
  </w:num>
  <w:num w:numId="14">
    <w:abstractNumId w:val="109"/>
  </w:num>
  <w:num w:numId="15">
    <w:abstractNumId w:val="99"/>
  </w:num>
  <w:num w:numId="16">
    <w:abstractNumId w:val="38"/>
  </w:num>
  <w:num w:numId="17">
    <w:abstractNumId w:val="189"/>
  </w:num>
  <w:num w:numId="18">
    <w:abstractNumId w:val="132"/>
  </w:num>
  <w:num w:numId="19">
    <w:abstractNumId w:val="144"/>
  </w:num>
  <w:num w:numId="20">
    <w:abstractNumId w:val="148"/>
  </w:num>
  <w:num w:numId="21">
    <w:abstractNumId w:val="80"/>
  </w:num>
  <w:num w:numId="22">
    <w:abstractNumId w:val="83"/>
  </w:num>
  <w:num w:numId="23">
    <w:abstractNumId w:val="194"/>
  </w:num>
  <w:num w:numId="24">
    <w:abstractNumId w:val="82"/>
  </w:num>
  <w:num w:numId="25">
    <w:abstractNumId w:val="143"/>
  </w:num>
  <w:num w:numId="26">
    <w:abstractNumId w:val="111"/>
  </w:num>
  <w:num w:numId="27">
    <w:abstractNumId w:val="49"/>
  </w:num>
  <w:num w:numId="28">
    <w:abstractNumId w:val="190"/>
  </w:num>
  <w:num w:numId="29">
    <w:abstractNumId w:val="57"/>
  </w:num>
  <w:num w:numId="30">
    <w:abstractNumId w:val="166"/>
  </w:num>
  <w:num w:numId="31">
    <w:abstractNumId w:val="124"/>
  </w:num>
  <w:num w:numId="32">
    <w:abstractNumId w:val="73"/>
  </w:num>
  <w:num w:numId="33">
    <w:abstractNumId w:val="153"/>
  </w:num>
  <w:num w:numId="34">
    <w:abstractNumId w:val="170"/>
  </w:num>
  <w:num w:numId="35">
    <w:abstractNumId w:val="63"/>
  </w:num>
  <w:num w:numId="36">
    <w:abstractNumId w:val="135"/>
  </w:num>
  <w:num w:numId="37">
    <w:abstractNumId w:val="28"/>
  </w:num>
  <w:num w:numId="38">
    <w:abstractNumId w:val="177"/>
  </w:num>
  <w:num w:numId="39">
    <w:abstractNumId w:val="117"/>
  </w:num>
  <w:num w:numId="40">
    <w:abstractNumId w:val="60"/>
  </w:num>
  <w:num w:numId="41">
    <w:abstractNumId w:val="208"/>
  </w:num>
  <w:num w:numId="42">
    <w:abstractNumId w:val="52"/>
  </w:num>
  <w:num w:numId="43">
    <w:abstractNumId w:val="64"/>
  </w:num>
  <w:num w:numId="44">
    <w:abstractNumId w:val="206"/>
  </w:num>
  <w:num w:numId="45">
    <w:abstractNumId w:val="57"/>
    <w:lvlOverride w:ilvl="0">
      <w:lvl w:ilvl="0">
        <w:start w:val="3"/>
        <w:numFmt w:val="decimal"/>
        <w:lvlText w:val="%1."/>
        <w:lvlJc w:val="left"/>
        <w:pPr>
          <w:ind w:left="360" w:hanging="360"/>
        </w:pPr>
        <w:rPr>
          <w:rFonts w:hint="default"/>
        </w:rPr>
      </w:lvl>
    </w:lvlOverride>
    <w:lvlOverride w:ilvl="1">
      <w:lvl w:ilvl="1">
        <w:start w:val="1"/>
        <w:numFmt w:val="decimal"/>
        <w:pStyle w:val="Heading11"/>
        <w:isLgl/>
        <w:lvlText w:val="%1.%2"/>
        <w:lvlJc w:val="left"/>
        <w:pPr>
          <w:tabs>
            <w:tab w:val="num" w:pos="567"/>
          </w:tabs>
          <w:ind w:left="360" w:hanging="360"/>
        </w:pPr>
        <w:rPr>
          <w:rFonts w:hint="default"/>
        </w:rPr>
      </w:lvl>
    </w:lvlOverride>
    <w:lvlOverride w:ilvl="2">
      <w:lvl w:ilvl="2">
        <w:start w:val="1"/>
        <w:numFmt w:val="decimal"/>
        <w:pStyle w:val="Heading111"/>
        <w:isLgl/>
        <w:lvlText w:val="%1.%2.%3"/>
        <w:lvlJc w:val="left"/>
        <w:pPr>
          <w:tabs>
            <w:tab w:val="num" w:pos="1134"/>
          </w:tabs>
          <w:ind w:left="720" w:hanging="550"/>
        </w:pPr>
        <w:rPr>
          <w:rFonts w:hint="default"/>
        </w:rPr>
      </w:lvl>
    </w:lvlOverride>
    <w:lvlOverride w:ilvl="3">
      <w:lvl w:ilvl="3">
        <w:start w:val="1"/>
        <w:numFmt w:val="decimal"/>
        <w:pStyle w:val="Heading1111"/>
        <w:isLgl/>
        <w:lvlText w:val="%1.%2.%3.%4"/>
        <w:lvlJc w:val="left"/>
        <w:pPr>
          <w:tabs>
            <w:tab w:val="num" w:pos="1701"/>
          </w:tabs>
          <w:ind w:left="720" w:hanging="380"/>
        </w:pPr>
        <w:rPr>
          <w:rFonts w:hint="default"/>
        </w:rPr>
      </w:lvl>
    </w:lvlOverride>
    <w:lvlOverride w:ilvl="4">
      <w:lvl w:ilvl="4">
        <w:start w:val="1"/>
        <w:numFmt w:val="decimal"/>
        <w:isLgl/>
        <w:lvlText w:val="%1.%2.%3.%4.%5"/>
        <w:lvlJc w:val="left"/>
        <w:pPr>
          <w:tabs>
            <w:tab w:val="num" w:pos="1701"/>
          </w:tabs>
          <w:ind w:left="1080" w:hanging="570"/>
        </w:pPr>
        <w:rPr>
          <w:rFonts w:hint="default"/>
        </w:rPr>
      </w:lvl>
    </w:lvlOverride>
    <w:lvlOverride w:ilvl="5">
      <w:lvl w:ilvl="5">
        <w:start w:val="1"/>
        <w:numFmt w:val="decimal"/>
        <w:isLgl/>
        <w:lvlText w:val="%1.%2.%3.%4.%5.%6"/>
        <w:lvlJc w:val="left"/>
        <w:pPr>
          <w:tabs>
            <w:tab w:val="num" w:pos="2268"/>
          </w:tabs>
          <w:ind w:left="1080" w:hanging="400"/>
        </w:pPr>
        <w:rPr>
          <w:rFonts w:hint="default"/>
        </w:rPr>
      </w:lvl>
    </w:lvlOverride>
    <w:lvlOverride w:ilvl="6">
      <w:lvl w:ilvl="6">
        <w:start w:val="1"/>
        <w:numFmt w:val="decimal"/>
        <w:isLgl/>
        <w:lvlText w:val="%1.%2.%3.%4.%5.%6.%7"/>
        <w:lvlJc w:val="left"/>
        <w:pPr>
          <w:tabs>
            <w:tab w:val="num" w:pos="2835"/>
          </w:tabs>
          <w:ind w:left="1440" w:hanging="589"/>
        </w:pPr>
        <w:rPr>
          <w:rFonts w:hint="default"/>
        </w:rPr>
      </w:lvl>
    </w:lvlOverride>
    <w:lvlOverride w:ilvl="7">
      <w:lvl w:ilvl="7">
        <w:start w:val="1"/>
        <w:numFmt w:val="decimal"/>
        <w:isLgl/>
        <w:lvlText w:val="%1.%2.%3.%4.%5.%6.%7.%8"/>
        <w:lvlJc w:val="left"/>
        <w:pPr>
          <w:tabs>
            <w:tab w:val="num" w:pos="3402"/>
          </w:tabs>
          <w:ind w:left="1440" w:hanging="419"/>
        </w:pPr>
        <w:rPr>
          <w:rFonts w:hint="default"/>
        </w:rPr>
      </w:lvl>
    </w:lvlOverride>
    <w:lvlOverride w:ilvl="8">
      <w:lvl w:ilvl="8">
        <w:start w:val="1"/>
        <w:numFmt w:val="decimal"/>
        <w:isLgl/>
        <w:lvlText w:val="%1.%2.%3.%4.%5.%6.%7.%8.%9"/>
        <w:lvlJc w:val="left"/>
        <w:pPr>
          <w:ind w:left="1440" w:hanging="249"/>
        </w:pPr>
        <w:rPr>
          <w:rFonts w:hint="default"/>
        </w:rPr>
      </w:lvl>
    </w:lvlOverride>
  </w:num>
  <w:num w:numId="46">
    <w:abstractNumId w:val="9"/>
  </w:num>
  <w:num w:numId="47">
    <w:abstractNumId w:val="199"/>
  </w:num>
  <w:num w:numId="48">
    <w:abstractNumId w:val="65"/>
  </w:num>
  <w:num w:numId="49">
    <w:abstractNumId w:val="196"/>
  </w:num>
  <w:num w:numId="50">
    <w:abstractNumId w:val="114"/>
  </w:num>
  <w:num w:numId="51">
    <w:abstractNumId w:val="155"/>
  </w:num>
  <w:num w:numId="52">
    <w:abstractNumId w:val="84"/>
  </w:num>
  <w:num w:numId="53">
    <w:abstractNumId w:val="115"/>
  </w:num>
  <w:num w:numId="54">
    <w:abstractNumId w:val="12"/>
  </w:num>
  <w:num w:numId="55">
    <w:abstractNumId w:val="139"/>
  </w:num>
  <w:num w:numId="56">
    <w:abstractNumId w:val="125"/>
  </w:num>
  <w:num w:numId="57">
    <w:abstractNumId w:val="71"/>
  </w:num>
  <w:num w:numId="58">
    <w:abstractNumId w:val="29"/>
  </w:num>
  <w:num w:numId="59">
    <w:abstractNumId w:val="198"/>
  </w:num>
  <w:num w:numId="60">
    <w:abstractNumId w:val="89"/>
  </w:num>
  <w:num w:numId="61">
    <w:abstractNumId w:val="94"/>
  </w:num>
  <w:num w:numId="62">
    <w:abstractNumId w:val="165"/>
  </w:num>
  <w:num w:numId="63">
    <w:abstractNumId w:val="181"/>
  </w:num>
  <w:num w:numId="64">
    <w:abstractNumId w:val="51"/>
  </w:num>
  <w:num w:numId="65">
    <w:abstractNumId w:val="121"/>
  </w:num>
  <w:num w:numId="66">
    <w:abstractNumId w:val="103"/>
  </w:num>
  <w:num w:numId="67">
    <w:abstractNumId w:val="40"/>
  </w:num>
  <w:num w:numId="68">
    <w:abstractNumId w:val="167"/>
  </w:num>
  <w:num w:numId="69">
    <w:abstractNumId w:val="35"/>
  </w:num>
  <w:num w:numId="70">
    <w:abstractNumId w:val="209"/>
  </w:num>
  <w:num w:numId="71">
    <w:abstractNumId w:val="138"/>
  </w:num>
  <w:num w:numId="72">
    <w:abstractNumId w:val="56"/>
  </w:num>
  <w:num w:numId="73">
    <w:abstractNumId w:val="34"/>
  </w:num>
  <w:num w:numId="74">
    <w:abstractNumId w:val="42"/>
  </w:num>
  <w:num w:numId="75">
    <w:abstractNumId w:val="62"/>
  </w:num>
  <w:num w:numId="76">
    <w:abstractNumId w:val="7"/>
  </w:num>
  <w:num w:numId="77">
    <w:abstractNumId w:val="173"/>
  </w:num>
  <w:num w:numId="78">
    <w:abstractNumId w:val="178"/>
  </w:num>
  <w:num w:numId="79">
    <w:abstractNumId w:val="110"/>
  </w:num>
  <w:num w:numId="80">
    <w:abstractNumId w:val="156"/>
  </w:num>
  <w:num w:numId="81">
    <w:abstractNumId w:val="154"/>
  </w:num>
  <w:num w:numId="82">
    <w:abstractNumId w:val="25"/>
  </w:num>
  <w:num w:numId="83">
    <w:abstractNumId w:val="128"/>
  </w:num>
  <w:num w:numId="84">
    <w:abstractNumId w:val="87"/>
  </w:num>
  <w:num w:numId="85">
    <w:abstractNumId w:val="66"/>
  </w:num>
  <w:num w:numId="86">
    <w:abstractNumId w:val="19"/>
  </w:num>
  <w:num w:numId="87">
    <w:abstractNumId w:val="11"/>
  </w:num>
  <w:num w:numId="88">
    <w:abstractNumId w:val="76"/>
  </w:num>
  <w:num w:numId="89">
    <w:abstractNumId w:val="122"/>
  </w:num>
  <w:num w:numId="90">
    <w:abstractNumId w:val="174"/>
  </w:num>
  <w:num w:numId="91">
    <w:abstractNumId w:val="160"/>
  </w:num>
  <w:num w:numId="92">
    <w:abstractNumId w:val="118"/>
  </w:num>
  <w:num w:numId="93">
    <w:abstractNumId w:val="213"/>
  </w:num>
  <w:num w:numId="94">
    <w:abstractNumId w:val="112"/>
  </w:num>
  <w:num w:numId="95">
    <w:abstractNumId w:val="26"/>
  </w:num>
  <w:num w:numId="96">
    <w:abstractNumId w:val="61"/>
  </w:num>
  <w:num w:numId="97">
    <w:abstractNumId w:val="27"/>
  </w:num>
  <w:num w:numId="98">
    <w:abstractNumId w:val="70"/>
  </w:num>
  <w:num w:numId="99">
    <w:abstractNumId w:val="120"/>
  </w:num>
  <w:num w:numId="100">
    <w:abstractNumId w:val="50"/>
  </w:num>
  <w:num w:numId="101">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
    <w:abstractNumId w:val="1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abstractNumId w:val="1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abstractNumId w:val="18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abstractNumId w:val="1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
    <w:abstractNumId w:val="1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19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
    <w:abstractNumId w:val="1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
    <w:abstractNumId w:val="1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2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164"/>
  </w:num>
  <w:num w:numId="113">
    <w:abstractNumId w:val="36"/>
  </w:num>
  <w:num w:numId="114">
    <w:abstractNumId w:val="100"/>
  </w:num>
  <w:num w:numId="115">
    <w:abstractNumId w:val="104"/>
  </w:num>
  <w:num w:numId="116">
    <w:abstractNumId w:val="151"/>
  </w:num>
  <w:num w:numId="117">
    <w:abstractNumId w:val="90"/>
  </w:num>
  <w:num w:numId="118">
    <w:abstractNumId w:val="69"/>
  </w:num>
  <w:num w:numId="119">
    <w:abstractNumId w:val="184"/>
  </w:num>
  <w:num w:numId="120">
    <w:abstractNumId w:val="119"/>
  </w:num>
  <w:num w:numId="121">
    <w:abstractNumId w:val="79"/>
  </w:num>
  <w:num w:numId="122">
    <w:abstractNumId w:val="202"/>
  </w:num>
  <w:num w:numId="123">
    <w:abstractNumId w:val="102"/>
  </w:num>
  <w:num w:numId="124">
    <w:abstractNumId w:val="204"/>
  </w:num>
  <w:num w:numId="125">
    <w:abstractNumId w:val="96"/>
  </w:num>
  <w:num w:numId="126">
    <w:abstractNumId w:val="20"/>
  </w:num>
  <w:num w:numId="127">
    <w:abstractNumId w:val="53"/>
  </w:num>
  <w:num w:numId="128">
    <w:abstractNumId w:val="161"/>
  </w:num>
  <w:num w:numId="129">
    <w:abstractNumId w:val="201"/>
  </w:num>
  <w:num w:numId="130">
    <w:abstractNumId w:val="98"/>
  </w:num>
  <w:num w:numId="131">
    <w:abstractNumId w:val="116"/>
  </w:num>
  <w:num w:numId="132">
    <w:abstractNumId w:val="59"/>
  </w:num>
  <w:num w:numId="133">
    <w:abstractNumId w:val="212"/>
  </w:num>
  <w:num w:numId="134">
    <w:abstractNumId w:val="108"/>
  </w:num>
  <w:num w:numId="135">
    <w:abstractNumId w:val="210"/>
  </w:num>
  <w:num w:numId="136">
    <w:abstractNumId w:val="67"/>
  </w:num>
  <w:num w:numId="137">
    <w:abstractNumId w:val="39"/>
  </w:num>
  <w:num w:numId="138">
    <w:abstractNumId w:val="172"/>
  </w:num>
  <w:num w:numId="139">
    <w:abstractNumId w:val="185"/>
  </w:num>
  <w:num w:numId="140">
    <w:abstractNumId w:val="74"/>
  </w:num>
  <w:num w:numId="141">
    <w:abstractNumId w:val="78"/>
  </w:num>
  <w:num w:numId="142">
    <w:abstractNumId w:val="17"/>
  </w:num>
  <w:num w:numId="143">
    <w:abstractNumId w:val="54"/>
  </w:num>
  <w:num w:numId="144">
    <w:abstractNumId w:val="211"/>
  </w:num>
  <w:num w:numId="145">
    <w:abstractNumId w:val="200"/>
  </w:num>
  <w:num w:numId="146">
    <w:abstractNumId w:val="14"/>
  </w:num>
  <w:num w:numId="147">
    <w:abstractNumId w:val="92"/>
  </w:num>
  <w:num w:numId="148">
    <w:abstractNumId w:val="97"/>
  </w:num>
  <w:num w:numId="149">
    <w:abstractNumId w:val="15"/>
  </w:num>
  <w:num w:numId="150">
    <w:abstractNumId w:val="23"/>
  </w:num>
  <w:num w:numId="151">
    <w:abstractNumId w:val="158"/>
  </w:num>
  <w:num w:numId="152">
    <w:abstractNumId w:val="106"/>
  </w:num>
  <w:num w:numId="153">
    <w:abstractNumId w:val="195"/>
  </w:num>
  <w:num w:numId="154">
    <w:abstractNumId w:val="6"/>
  </w:num>
  <w:num w:numId="155">
    <w:abstractNumId w:val="123"/>
  </w:num>
  <w:num w:numId="156">
    <w:abstractNumId w:val="75"/>
  </w:num>
  <w:num w:numId="157">
    <w:abstractNumId w:val="85"/>
  </w:num>
  <w:num w:numId="158">
    <w:abstractNumId w:val="197"/>
  </w:num>
  <w:num w:numId="159">
    <w:abstractNumId w:val="86"/>
  </w:num>
  <w:num w:numId="160">
    <w:abstractNumId w:val="126"/>
  </w:num>
  <w:num w:numId="161">
    <w:abstractNumId w:val="168"/>
  </w:num>
  <w:num w:numId="162">
    <w:abstractNumId w:val="21"/>
  </w:num>
  <w:num w:numId="163">
    <w:abstractNumId w:val="24"/>
  </w:num>
  <w:num w:numId="164">
    <w:abstractNumId w:val="22"/>
  </w:num>
  <w:num w:numId="165">
    <w:abstractNumId w:val="133"/>
  </w:num>
  <w:num w:numId="166">
    <w:abstractNumId w:val="72"/>
  </w:num>
  <w:num w:numId="167">
    <w:abstractNumId w:val="101"/>
  </w:num>
  <w:num w:numId="168">
    <w:abstractNumId w:val="186"/>
  </w:num>
  <w:num w:numId="169">
    <w:abstractNumId w:val="176"/>
  </w:num>
  <w:num w:numId="170">
    <w:abstractNumId w:val="16"/>
  </w:num>
  <w:num w:numId="171">
    <w:abstractNumId w:val="43"/>
  </w:num>
  <w:num w:numId="172">
    <w:abstractNumId w:val="142"/>
  </w:num>
  <w:num w:numId="173">
    <w:abstractNumId w:val="180"/>
  </w:num>
  <w:num w:numId="174">
    <w:abstractNumId w:val="91"/>
  </w:num>
  <w:num w:numId="175">
    <w:abstractNumId w:val="147"/>
  </w:num>
  <w:num w:numId="176">
    <w:abstractNumId w:val="18"/>
  </w:num>
  <w:num w:numId="177">
    <w:abstractNumId w:val="171"/>
  </w:num>
  <w:num w:numId="178">
    <w:abstractNumId w:val="93"/>
  </w:num>
  <w:num w:numId="179">
    <w:abstractNumId w:val="5"/>
  </w:num>
  <w:num w:numId="180">
    <w:abstractNumId w:val="41"/>
  </w:num>
  <w:num w:numId="181">
    <w:abstractNumId w:val="127"/>
  </w:num>
  <w:num w:numId="182">
    <w:abstractNumId w:val="159"/>
  </w:num>
  <w:num w:numId="183">
    <w:abstractNumId w:val="137"/>
  </w:num>
  <w:num w:numId="184">
    <w:abstractNumId w:val="57"/>
    <w:lvlOverride w:ilvl="0">
      <w:lvl w:ilvl="0">
        <w:start w:val="1"/>
        <w:numFmt w:val="decimal"/>
        <w:lvlText w:val="%1."/>
        <w:lvlJc w:val="left"/>
        <w:pPr>
          <w:ind w:left="360" w:hanging="360"/>
        </w:pPr>
        <w:rPr>
          <w:rFonts w:hint="default"/>
        </w:rPr>
      </w:lvl>
    </w:lvlOverride>
    <w:lvlOverride w:ilvl="1">
      <w:lvl w:ilvl="1">
        <w:start w:val="1"/>
        <w:numFmt w:val="decimal"/>
        <w:pStyle w:val="Heading11"/>
        <w:lvlText w:val="%1.%2."/>
        <w:lvlJc w:val="left"/>
        <w:pPr>
          <w:ind w:left="792" w:hanging="432"/>
        </w:pPr>
        <w:rPr>
          <w:rFonts w:cs="Times New Roman"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2">
      <w:lvl w:ilvl="2">
        <w:start w:val="1"/>
        <w:numFmt w:val="decimal"/>
        <w:pStyle w:val="Heading111"/>
        <w:lvlText w:val="%1.%2.%3."/>
        <w:lvlJc w:val="left"/>
        <w:pPr>
          <w:ind w:left="1224" w:hanging="504"/>
        </w:pPr>
        <w:rPr>
          <w:rFonts w:hint="default"/>
          <w:i/>
        </w:rPr>
      </w:lvl>
    </w:lvlOverride>
    <w:lvlOverride w:ilvl="3">
      <w:lvl w:ilvl="3">
        <w:start w:val="1"/>
        <w:numFmt w:val="decimal"/>
        <w:pStyle w:val="Heading1111"/>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85">
    <w:abstractNumId w:val="105"/>
  </w:num>
  <w:num w:numId="186">
    <w:abstractNumId w:val="113"/>
  </w:num>
  <w:num w:numId="187">
    <w:abstractNumId w:val="4"/>
  </w:num>
  <w:num w:numId="188">
    <w:abstractNumId w:val="205"/>
  </w:num>
  <w:num w:numId="189">
    <w:abstractNumId w:val="136"/>
  </w:num>
  <w:num w:numId="190">
    <w:abstractNumId w:val="129"/>
  </w:num>
  <w:num w:numId="191">
    <w:abstractNumId w:val="157"/>
  </w:num>
  <w:num w:numId="192">
    <w:abstractNumId w:val="77"/>
  </w:num>
  <w:num w:numId="193">
    <w:abstractNumId w:val="30"/>
  </w:num>
  <w:num w:numId="194">
    <w:abstractNumId w:val="88"/>
  </w:num>
  <w:num w:numId="195">
    <w:abstractNumId w:val="149"/>
  </w:num>
  <w:num w:numId="196">
    <w:abstractNumId w:val="130"/>
  </w:num>
  <w:num w:numId="197">
    <w:abstractNumId w:val="33"/>
  </w:num>
  <w:num w:numId="198">
    <w:abstractNumId w:val="187"/>
  </w:num>
  <w:num w:numId="199">
    <w:abstractNumId w:val="8"/>
  </w:num>
  <w:num w:numId="200">
    <w:abstractNumId w:val="95"/>
  </w:num>
  <w:num w:numId="201">
    <w:abstractNumId w:val="10"/>
  </w:num>
  <w:num w:numId="202">
    <w:abstractNumId w:val="188"/>
  </w:num>
  <w:num w:numId="203">
    <w:abstractNumId w:val="48"/>
  </w:num>
  <w:num w:numId="204">
    <w:abstractNumId w:val="159"/>
  </w:num>
  <w:num w:numId="205">
    <w:abstractNumId w:val="1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6">
    <w:abstractNumId w:val="31"/>
  </w:num>
  <w:num w:numId="207">
    <w:abstractNumId w:val="175"/>
  </w:num>
  <w:num w:numId="208">
    <w:abstractNumId w:val="134"/>
  </w:num>
  <w:num w:numId="209">
    <w:abstractNumId w:val="13"/>
  </w:num>
  <w:num w:numId="210">
    <w:abstractNumId w:val="31"/>
    <w:lvlOverride w:ilvl="0">
      <w:startOverride w:val="2"/>
    </w:lvlOverride>
  </w:num>
  <w:num w:numId="211">
    <w:abstractNumId w:val="179"/>
  </w:num>
  <w:num w:numId="212">
    <w:abstractNumId w:val="131"/>
  </w:num>
  <w:num w:numId="213">
    <w:abstractNumId w:val="58"/>
  </w:num>
  <w:num w:numId="214">
    <w:abstractNumId w:val="192"/>
  </w:num>
  <w:num w:numId="215">
    <w:abstractNumId w:val="55"/>
  </w:num>
  <w:num w:numId="216">
    <w:abstractNumId w:val="207"/>
  </w:num>
  <w:num w:numId="217">
    <w:abstractNumId w:val="68"/>
  </w:num>
  <w:num w:numId="218">
    <w:abstractNumId w:val="169"/>
  </w:num>
  <w:num w:numId="219">
    <w:abstractNumId w:val="107"/>
  </w:num>
  <w:numIdMacAtCleanup w:val="2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revisionView w:markup="0"/>
  <w:defaultTabStop w:val="720"/>
  <w:evenAndOddHeaders/>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6072"/>
    <w:rsid w:val="00004A69"/>
    <w:rsid w:val="00007C12"/>
    <w:rsid w:val="00024494"/>
    <w:rsid w:val="00025442"/>
    <w:rsid w:val="00031652"/>
    <w:rsid w:val="00031F9D"/>
    <w:rsid w:val="000451E9"/>
    <w:rsid w:val="000556C2"/>
    <w:rsid w:val="0006220C"/>
    <w:rsid w:val="000627CA"/>
    <w:rsid w:val="00065418"/>
    <w:rsid w:val="000702C7"/>
    <w:rsid w:val="000757EE"/>
    <w:rsid w:val="000768C5"/>
    <w:rsid w:val="000802F4"/>
    <w:rsid w:val="00085462"/>
    <w:rsid w:val="00093BEF"/>
    <w:rsid w:val="00094330"/>
    <w:rsid w:val="00097636"/>
    <w:rsid w:val="000A3573"/>
    <w:rsid w:val="000A3F93"/>
    <w:rsid w:val="000A7309"/>
    <w:rsid w:val="000B0608"/>
    <w:rsid w:val="000B1A6A"/>
    <w:rsid w:val="000B1EEE"/>
    <w:rsid w:val="000B72DD"/>
    <w:rsid w:val="000C1A17"/>
    <w:rsid w:val="000C4A87"/>
    <w:rsid w:val="000C63E0"/>
    <w:rsid w:val="000C75BB"/>
    <w:rsid w:val="000D05A1"/>
    <w:rsid w:val="000D1659"/>
    <w:rsid w:val="000D166A"/>
    <w:rsid w:val="000D1A33"/>
    <w:rsid w:val="000E5257"/>
    <w:rsid w:val="000F0E67"/>
    <w:rsid w:val="000F1525"/>
    <w:rsid w:val="000F6F6F"/>
    <w:rsid w:val="001065CB"/>
    <w:rsid w:val="00110B73"/>
    <w:rsid w:val="00123665"/>
    <w:rsid w:val="001305BB"/>
    <w:rsid w:val="00132425"/>
    <w:rsid w:val="00135769"/>
    <w:rsid w:val="001368D0"/>
    <w:rsid w:val="00141155"/>
    <w:rsid w:val="0014200C"/>
    <w:rsid w:val="0014420B"/>
    <w:rsid w:val="00147DA1"/>
    <w:rsid w:val="001519AF"/>
    <w:rsid w:val="00153A17"/>
    <w:rsid w:val="00154345"/>
    <w:rsid w:val="00156941"/>
    <w:rsid w:val="001602D5"/>
    <w:rsid w:val="001723F2"/>
    <w:rsid w:val="00173041"/>
    <w:rsid w:val="00187EA3"/>
    <w:rsid w:val="00190FD7"/>
    <w:rsid w:val="0019147E"/>
    <w:rsid w:val="00194E0D"/>
    <w:rsid w:val="00195DEF"/>
    <w:rsid w:val="00197171"/>
    <w:rsid w:val="0019798C"/>
    <w:rsid w:val="001A035D"/>
    <w:rsid w:val="001A11C1"/>
    <w:rsid w:val="001B04BA"/>
    <w:rsid w:val="001C1AE3"/>
    <w:rsid w:val="001D0E32"/>
    <w:rsid w:val="001D3BF9"/>
    <w:rsid w:val="001D67CA"/>
    <w:rsid w:val="001D7819"/>
    <w:rsid w:val="001E2331"/>
    <w:rsid w:val="001E2C06"/>
    <w:rsid w:val="001F08C7"/>
    <w:rsid w:val="001F4F98"/>
    <w:rsid w:val="001F52B4"/>
    <w:rsid w:val="001F6FEF"/>
    <w:rsid w:val="002011AD"/>
    <w:rsid w:val="002068C5"/>
    <w:rsid w:val="00207FEA"/>
    <w:rsid w:val="00210FD2"/>
    <w:rsid w:val="00211FA7"/>
    <w:rsid w:val="00215747"/>
    <w:rsid w:val="00221425"/>
    <w:rsid w:val="002249BF"/>
    <w:rsid w:val="00230C8B"/>
    <w:rsid w:val="002337BD"/>
    <w:rsid w:val="00233E6C"/>
    <w:rsid w:val="002441B9"/>
    <w:rsid w:val="00245451"/>
    <w:rsid w:val="002577F9"/>
    <w:rsid w:val="00260B5A"/>
    <w:rsid w:val="002640F6"/>
    <w:rsid w:val="002715EB"/>
    <w:rsid w:val="002724DF"/>
    <w:rsid w:val="00276399"/>
    <w:rsid w:val="00280F59"/>
    <w:rsid w:val="00283BF7"/>
    <w:rsid w:val="002933A6"/>
    <w:rsid w:val="002A10ED"/>
    <w:rsid w:val="002A1385"/>
    <w:rsid w:val="002B04DF"/>
    <w:rsid w:val="002B6655"/>
    <w:rsid w:val="002C0BEC"/>
    <w:rsid w:val="002D3E7D"/>
    <w:rsid w:val="002D48BD"/>
    <w:rsid w:val="002E47A0"/>
    <w:rsid w:val="002E6E1E"/>
    <w:rsid w:val="002F13D7"/>
    <w:rsid w:val="002F28CB"/>
    <w:rsid w:val="002F5725"/>
    <w:rsid w:val="0030232E"/>
    <w:rsid w:val="003033B6"/>
    <w:rsid w:val="00303BC2"/>
    <w:rsid w:val="00304114"/>
    <w:rsid w:val="00307DD7"/>
    <w:rsid w:val="003112A6"/>
    <w:rsid w:val="003117DB"/>
    <w:rsid w:val="00316402"/>
    <w:rsid w:val="00320506"/>
    <w:rsid w:val="0032170A"/>
    <w:rsid w:val="00322A3D"/>
    <w:rsid w:val="00324C0B"/>
    <w:rsid w:val="00326AAF"/>
    <w:rsid w:val="00327563"/>
    <w:rsid w:val="00333C5D"/>
    <w:rsid w:val="00340628"/>
    <w:rsid w:val="00340C20"/>
    <w:rsid w:val="00343605"/>
    <w:rsid w:val="00343969"/>
    <w:rsid w:val="00345A95"/>
    <w:rsid w:val="003512A2"/>
    <w:rsid w:val="00351539"/>
    <w:rsid w:val="0035626C"/>
    <w:rsid w:val="00360D0A"/>
    <w:rsid w:val="00366E5A"/>
    <w:rsid w:val="00367C91"/>
    <w:rsid w:val="00370BC2"/>
    <w:rsid w:val="0037109D"/>
    <w:rsid w:val="003746D4"/>
    <w:rsid w:val="00384668"/>
    <w:rsid w:val="00384D1F"/>
    <w:rsid w:val="003867D6"/>
    <w:rsid w:val="00386C4C"/>
    <w:rsid w:val="00387C61"/>
    <w:rsid w:val="00393ED8"/>
    <w:rsid w:val="003A38EC"/>
    <w:rsid w:val="003B0714"/>
    <w:rsid w:val="003B0925"/>
    <w:rsid w:val="003B227C"/>
    <w:rsid w:val="003B7E27"/>
    <w:rsid w:val="003C5AF6"/>
    <w:rsid w:val="003D302C"/>
    <w:rsid w:val="003D58C7"/>
    <w:rsid w:val="003E08FA"/>
    <w:rsid w:val="003E10DA"/>
    <w:rsid w:val="003E20A9"/>
    <w:rsid w:val="003F09B9"/>
    <w:rsid w:val="003F17E0"/>
    <w:rsid w:val="003F2BC1"/>
    <w:rsid w:val="00402460"/>
    <w:rsid w:val="00402948"/>
    <w:rsid w:val="00403392"/>
    <w:rsid w:val="00403E4C"/>
    <w:rsid w:val="00406F32"/>
    <w:rsid w:val="004072C3"/>
    <w:rsid w:val="00420593"/>
    <w:rsid w:val="00423B04"/>
    <w:rsid w:val="004253F4"/>
    <w:rsid w:val="0043323F"/>
    <w:rsid w:val="0043707F"/>
    <w:rsid w:val="0044073C"/>
    <w:rsid w:val="00441667"/>
    <w:rsid w:val="00442671"/>
    <w:rsid w:val="0044525A"/>
    <w:rsid w:val="00455C14"/>
    <w:rsid w:val="00463527"/>
    <w:rsid w:val="00466F12"/>
    <w:rsid w:val="004673D0"/>
    <w:rsid w:val="00470A30"/>
    <w:rsid w:val="00474A45"/>
    <w:rsid w:val="00474A86"/>
    <w:rsid w:val="00481BBF"/>
    <w:rsid w:val="00482E54"/>
    <w:rsid w:val="004858EC"/>
    <w:rsid w:val="004867CB"/>
    <w:rsid w:val="00487934"/>
    <w:rsid w:val="00491577"/>
    <w:rsid w:val="004931F3"/>
    <w:rsid w:val="004962A1"/>
    <w:rsid w:val="004A079F"/>
    <w:rsid w:val="004A0FB4"/>
    <w:rsid w:val="004A200A"/>
    <w:rsid w:val="004A2C74"/>
    <w:rsid w:val="004A3289"/>
    <w:rsid w:val="004A3423"/>
    <w:rsid w:val="004A6672"/>
    <w:rsid w:val="004A67D0"/>
    <w:rsid w:val="004B17A0"/>
    <w:rsid w:val="004B6561"/>
    <w:rsid w:val="004C523C"/>
    <w:rsid w:val="004D7B1D"/>
    <w:rsid w:val="004E0DE3"/>
    <w:rsid w:val="004E1A99"/>
    <w:rsid w:val="004E6118"/>
    <w:rsid w:val="004F31CF"/>
    <w:rsid w:val="004F5332"/>
    <w:rsid w:val="004F57E4"/>
    <w:rsid w:val="004F6855"/>
    <w:rsid w:val="004F6B48"/>
    <w:rsid w:val="004F74DF"/>
    <w:rsid w:val="005000D2"/>
    <w:rsid w:val="005031A6"/>
    <w:rsid w:val="00503446"/>
    <w:rsid w:val="005136AF"/>
    <w:rsid w:val="005146FF"/>
    <w:rsid w:val="00534FCC"/>
    <w:rsid w:val="00535B1D"/>
    <w:rsid w:val="00536BFD"/>
    <w:rsid w:val="00544E77"/>
    <w:rsid w:val="00545C45"/>
    <w:rsid w:val="0055506F"/>
    <w:rsid w:val="00556D1C"/>
    <w:rsid w:val="005637DE"/>
    <w:rsid w:val="00564D16"/>
    <w:rsid w:val="005707AD"/>
    <w:rsid w:val="00574C3C"/>
    <w:rsid w:val="005839EA"/>
    <w:rsid w:val="00584119"/>
    <w:rsid w:val="00590125"/>
    <w:rsid w:val="0059077C"/>
    <w:rsid w:val="00591165"/>
    <w:rsid w:val="00593703"/>
    <w:rsid w:val="005951AB"/>
    <w:rsid w:val="005974AB"/>
    <w:rsid w:val="005A29C9"/>
    <w:rsid w:val="005B08EF"/>
    <w:rsid w:val="005B2841"/>
    <w:rsid w:val="005B41F7"/>
    <w:rsid w:val="005B6987"/>
    <w:rsid w:val="005D305E"/>
    <w:rsid w:val="005E352A"/>
    <w:rsid w:val="005E7324"/>
    <w:rsid w:val="005F05B5"/>
    <w:rsid w:val="005F1C5F"/>
    <w:rsid w:val="005F6348"/>
    <w:rsid w:val="005F637E"/>
    <w:rsid w:val="00601075"/>
    <w:rsid w:val="006038E5"/>
    <w:rsid w:val="00605A95"/>
    <w:rsid w:val="00610323"/>
    <w:rsid w:val="00610F40"/>
    <w:rsid w:val="00611106"/>
    <w:rsid w:val="0061661D"/>
    <w:rsid w:val="006177C5"/>
    <w:rsid w:val="00621A0B"/>
    <w:rsid w:val="00623058"/>
    <w:rsid w:val="00623AAA"/>
    <w:rsid w:val="00623E4A"/>
    <w:rsid w:val="00625D7F"/>
    <w:rsid w:val="0062651B"/>
    <w:rsid w:val="00637835"/>
    <w:rsid w:val="0065022A"/>
    <w:rsid w:val="00653B2B"/>
    <w:rsid w:val="006602C9"/>
    <w:rsid w:val="006727A8"/>
    <w:rsid w:val="00674465"/>
    <w:rsid w:val="00675172"/>
    <w:rsid w:val="006774F7"/>
    <w:rsid w:val="00682AD1"/>
    <w:rsid w:val="00683646"/>
    <w:rsid w:val="0069121E"/>
    <w:rsid w:val="00694609"/>
    <w:rsid w:val="006A01E8"/>
    <w:rsid w:val="006B2A16"/>
    <w:rsid w:val="006B4EFE"/>
    <w:rsid w:val="006B6072"/>
    <w:rsid w:val="006B68AF"/>
    <w:rsid w:val="006C2C3B"/>
    <w:rsid w:val="006C78F7"/>
    <w:rsid w:val="006D2BA2"/>
    <w:rsid w:val="006D344D"/>
    <w:rsid w:val="006D418D"/>
    <w:rsid w:val="006D52B7"/>
    <w:rsid w:val="006D55E1"/>
    <w:rsid w:val="006D5C4F"/>
    <w:rsid w:val="006E0E0D"/>
    <w:rsid w:val="006E4B88"/>
    <w:rsid w:val="006E795E"/>
    <w:rsid w:val="006F1269"/>
    <w:rsid w:val="006F7D28"/>
    <w:rsid w:val="00701CE7"/>
    <w:rsid w:val="007028F6"/>
    <w:rsid w:val="00702A02"/>
    <w:rsid w:val="0071195E"/>
    <w:rsid w:val="00712890"/>
    <w:rsid w:val="00715795"/>
    <w:rsid w:val="00720A8C"/>
    <w:rsid w:val="00726985"/>
    <w:rsid w:val="00730C2E"/>
    <w:rsid w:val="00732EDB"/>
    <w:rsid w:val="00733D78"/>
    <w:rsid w:val="00743959"/>
    <w:rsid w:val="0074487B"/>
    <w:rsid w:val="0075259E"/>
    <w:rsid w:val="00764394"/>
    <w:rsid w:val="007664F5"/>
    <w:rsid w:val="00770C9F"/>
    <w:rsid w:val="00776118"/>
    <w:rsid w:val="00776170"/>
    <w:rsid w:val="00777563"/>
    <w:rsid w:val="00781B42"/>
    <w:rsid w:val="00781FFC"/>
    <w:rsid w:val="00783858"/>
    <w:rsid w:val="00783D5D"/>
    <w:rsid w:val="007843BE"/>
    <w:rsid w:val="00793CBD"/>
    <w:rsid w:val="00796240"/>
    <w:rsid w:val="0079746C"/>
    <w:rsid w:val="007A23A2"/>
    <w:rsid w:val="007A2BCB"/>
    <w:rsid w:val="007A2D58"/>
    <w:rsid w:val="007A5404"/>
    <w:rsid w:val="007B0EB7"/>
    <w:rsid w:val="007B2BE2"/>
    <w:rsid w:val="007B510C"/>
    <w:rsid w:val="007C3AD4"/>
    <w:rsid w:val="007C4AE2"/>
    <w:rsid w:val="007C66F8"/>
    <w:rsid w:val="007E2D06"/>
    <w:rsid w:val="007E777B"/>
    <w:rsid w:val="007F37C6"/>
    <w:rsid w:val="007F49C9"/>
    <w:rsid w:val="008135F8"/>
    <w:rsid w:val="00823536"/>
    <w:rsid w:val="00832824"/>
    <w:rsid w:val="008328DD"/>
    <w:rsid w:val="00832F8D"/>
    <w:rsid w:val="00840CB6"/>
    <w:rsid w:val="00841124"/>
    <w:rsid w:val="00844063"/>
    <w:rsid w:val="00851F5D"/>
    <w:rsid w:val="008741EF"/>
    <w:rsid w:val="008827E4"/>
    <w:rsid w:val="00893EE2"/>
    <w:rsid w:val="00894E84"/>
    <w:rsid w:val="008A3706"/>
    <w:rsid w:val="008A6F5E"/>
    <w:rsid w:val="008B38C9"/>
    <w:rsid w:val="008B59D9"/>
    <w:rsid w:val="008B6E70"/>
    <w:rsid w:val="008C166E"/>
    <w:rsid w:val="008C1D4F"/>
    <w:rsid w:val="008C20D4"/>
    <w:rsid w:val="008C4D20"/>
    <w:rsid w:val="008C5BCC"/>
    <w:rsid w:val="008C634D"/>
    <w:rsid w:val="008D03B7"/>
    <w:rsid w:val="008D79AF"/>
    <w:rsid w:val="008D7EA3"/>
    <w:rsid w:val="008F152E"/>
    <w:rsid w:val="008F1F63"/>
    <w:rsid w:val="008F3F7A"/>
    <w:rsid w:val="008F7422"/>
    <w:rsid w:val="008F7BE6"/>
    <w:rsid w:val="009022FD"/>
    <w:rsid w:val="00910539"/>
    <w:rsid w:val="00912CFF"/>
    <w:rsid w:val="00912FB3"/>
    <w:rsid w:val="0091383A"/>
    <w:rsid w:val="00915EF8"/>
    <w:rsid w:val="00934A62"/>
    <w:rsid w:val="00935EBC"/>
    <w:rsid w:val="00940387"/>
    <w:rsid w:val="009419D2"/>
    <w:rsid w:val="0094408C"/>
    <w:rsid w:val="00955A4E"/>
    <w:rsid w:val="00957504"/>
    <w:rsid w:val="00957B9F"/>
    <w:rsid w:val="009635E3"/>
    <w:rsid w:val="00964B68"/>
    <w:rsid w:val="009664CB"/>
    <w:rsid w:val="00966C5A"/>
    <w:rsid w:val="0097166F"/>
    <w:rsid w:val="009803EA"/>
    <w:rsid w:val="0098593C"/>
    <w:rsid w:val="0099261B"/>
    <w:rsid w:val="0099538B"/>
    <w:rsid w:val="009A1B66"/>
    <w:rsid w:val="009A37CC"/>
    <w:rsid w:val="009B7A9E"/>
    <w:rsid w:val="009C0167"/>
    <w:rsid w:val="009C1A13"/>
    <w:rsid w:val="009C1BCC"/>
    <w:rsid w:val="009C2A31"/>
    <w:rsid w:val="009D4B6B"/>
    <w:rsid w:val="009F0BF1"/>
    <w:rsid w:val="009F1BD5"/>
    <w:rsid w:val="009F4DAA"/>
    <w:rsid w:val="009F674C"/>
    <w:rsid w:val="00A13682"/>
    <w:rsid w:val="00A151CC"/>
    <w:rsid w:val="00A1579F"/>
    <w:rsid w:val="00A15F17"/>
    <w:rsid w:val="00A22C15"/>
    <w:rsid w:val="00A30B31"/>
    <w:rsid w:val="00A30E3C"/>
    <w:rsid w:val="00A318A8"/>
    <w:rsid w:val="00A372F6"/>
    <w:rsid w:val="00A420CA"/>
    <w:rsid w:val="00A44AA6"/>
    <w:rsid w:val="00A52382"/>
    <w:rsid w:val="00A52798"/>
    <w:rsid w:val="00A662C0"/>
    <w:rsid w:val="00A76C46"/>
    <w:rsid w:val="00A93F5F"/>
    <w:rsid w:val="00AB5AC0"/>
    <w:rsid w:val="00AC1797"/>
    <w:rsid w:val="00AD2ED0"/>
    <w:rsid w:val="00AD7BF8"/>
    <w:rsid w:val="00AE50B2"/>
    <w:rsid w:val="00B0350A"/>
    <w:rsid w:val="00B0362A"/>
    <w:rsid w:val="00B15E02"/>
    <w:rsid w:val="00B16CDE"/>
    <w:rsid w:val="00B26FDE"/>
    <w:rsid w:val="00B31855"/>
    <w:rsid w:val="00B368CC"/>
    <w:rsid w:val="00B37C3E"/>
    <w:rsid w:val="00B37EFB"/>
    <w:rsid w:val="00B503EF"/>
    <w:rsid w:val="00B514A8"/>
    <w:rsid w:val="00B516E3"/>
    <w:rsid w:val="00B530D7"/>
    <w:rsid w:val="00B540A8"/>
    <w:rsid w:val="00B551AA"/>
    <w:rsid w:val="00B61043"/>
    <w:rsid w:val="00B67BC7"/>
    <w:rsid w:val="00B75961"/>
    <w:rsid w:val="00B75E38"/>
    <w:rsid w:val="00B85FD3"/>
    <w:rsid w:val="00B87732"/>
    <w:rsid w:val="00B930ED"/>
    <w:rsid w:val="00B97840"/>
    <w:rsid w:val="00BA0D74"/>
    <w:rsid w:val="00BA5515"/>
    <w:rsid w:val="00BA5D64"/>
    <w:rsid w:val="00BA7239"/>
    <w:rsid w:val="00BB6B0F"/>
    <w:rsid w:val="00BC0004"/>
    <w:rsid w:val="00BC0EA2"/>
    <w:rsid w:val="00BC4E27"/>
    <w:rsid w:val="00BC712A"/>
    <w:rsid w:val="00BD0185"/>
    <w:rsid w:val="00BE3A9E"/>
    <w:rsid w:val="00BE5BDF"/>
    <w:rsid w:val="00BE7BAA"/>
    <w:rsid w:val="00BF2436"/>
    <w:rsid w:val="00BF6F54"/>
    <w:rsid w:val="00BF7946"/>
    <w:rsid w:val="00C01648"/>
    <w:rsid w:val="00C0700D"/>
    <w:rsid w:val="00C10A4D"/>
    <w:rsid w:val="00C21877"/>
    <w:rsid w:val="00C24D1E"/>
    <w:rsid w:val="00C30CB4"/>
    <w:rsid w:val="00C30E0C"/>
    <w:rsid w:val="00C3426C"/>
    <w:rsid w:val="00C5387D"/>
    <w:rsid w:val="00C61A74"/>
    <w:rsid w:val="00C61E6D"/>
    <w:rsid w:val="00C62B40"/>
    <w:rsid w:val="00C63665"/>
    <w:rsid w:val="00C66B3F"/>
    <w:rsid w:val="00C70BC8"/>
    <w:rsid w:val="00C715C0"/>
    <w:rsid w:val="00C720D2"/>
    <w:rsid w:val="00C72720"/>
    <w:rsid w:val="00C73362"/>
    <w:rsid w:val="00C8081F"/>
    <w:rsid w:val="00C81325"/>
    <w:rsid w:val="00C82643"/>
    <w:rsid w:val="00C82A79"/>
    <w:rsid w:val="00C83360"/>
    <w:rsid w:val="00C84F19"/>
    <w:rsid w:val="00C85999"/>
    <w:rsid w:val="00C85E00"/>
    <w:rsid w:val="00C86BD4"/>
    <w:rsid w:val="00C90215"/>
    <w:rsid w:val="00C938E3"/>
    <w:rsid w:val="00C96F8D"/>
    <w:rsid w:val="00CB0963"/>
    <w:rsid w:val="00CB121A"/>
    <w:rsid w:val="00CC1793"/>
    <w:rsid w:val="00CC647D"/>
    <w:rsid w:val="00CD4465"/>
    <w:rsid w:val="00CD527B"/>
    <w:rsid w:val="00CD5605"/>
    <w:rsid w:val="00CE02BD"/>
    <w:rsid w:val="00CE4322"/>
    <w:rsid w:val="00CF0ADD"/>
    <w:rsid w:val="00CF2282"/>
    <w:rsid w:val="00CF5FFA"/>
    <w:rsid w:val="00D04C18"/>
    <w:rsid w:val="00D0511C"/>
    <w:rsid w:val="00D05352"/>
    <w:rsid w:val="00D07A94"/>
    <w:rsid w:val="00D11EF1"/>
    <w:rsid w:val="00D1781E"/>
    <w:rsid w:val="00D22F1E"/>
    <w:rsid w:val="00D300F0"/>
    <w:rsid w:val="00D30A33"/>
    <w:rsid w:val="00D37268"/>
    <w:rsid w:val="00D40425"/>
    <w:rsid w:val="00D419F3"/>
    <w:rsid w:val="00D4738A"/>
    <w:rsid w:val="00D47711"/>
    <w:rsid w:val="00D50D64"/>
    <w:rsid w:val="00D56B53"/>
    <w:rsid w:val="00D61835"/>
    <w:rsid w:val="00D632A7"/>
    <w:rsid w:val="00D63596"/>
    <w:rsid w:val="00D73831"/>
    <w:rsid w:val="00D779B1"/>
    <w:rsid w:val="00D84513"/>
    <w:rsid w:val="00D85CA9"/>
    <w:rsid w:val="00D86965"/>
    <w:rsid w:val="00D87A68"/>
    <w:rsid w:val="00D91795"/>
    <w:rsid w:val="00D92D01"/>
    <w:rsid w:val="00D93B75"/>
    <w:rsid w:val="00D95873"/>
    <w:rsid w:val="00D96877"/>
    <w:rsid w:val="00DA4860"/>
    <w:rsid w:val="00DB41F4"/>
    <w:rsid w:val="00DB5681"/>
    <w:rsid w:val="00DC4BBC"/>
    <w:rsid w:val="00DC5238"/>
    <w:rsid w:val="00DD0AEA"/>
    <w:rsid w:val="00DD49DA"/>
    <w:rsid w:val="00DF4A98"/>
    <w:rsid w:val="00E0474D"/>
    <w:rsid w:val="00E0721E"/>
    <w:rsid w:val="00E1283E"/>
    <w:rsid w:val="00E2125F"/>
    <w:rsid w:val="00E27308"/>
    <w:rsid w:val="00E40441"/>
    <w:rsid w:val="00E5414A"/>
    <w:rsid w:val="00E545EB"/>
    <w:rsid w:val="00E56101"/>
    <w:rsid w:val="00E56F5C"/>
    <w:rsid w:val="00E6200C"/>
    <w:rsid w:val="00E62C48"/>
    <w:rsid w:val="00E63880"/>
    <w:rsid w:val="00E71C85"/>
    <w:rsid w:val="00E72B52"/>
    <w:rsid w:val="00E74AA2"/>
    <w:rsid w:val="00E75CEC"/>
    <w:rsid w:val="00E80D91"/>
    <w:rsid w:val="00E91127"/>
    <w:rsid w:val="00E91E99"/>
    <w:rsid w:val="00EA733E"/>
    <w:rsid w:val="00EB4350"/>
    <w:rsid w:val="00EC7F3A"/>
    <w:rsid w:val="00ED215D"/>
    <w:rsid w:val="00ED6B01"/>
    <w:rsid w:val="00EE3382"/>
    <w:rsid w:val="00EE3DF5"/>
    <w:rsid w:val="00EF0FB4"/>
    <w:rsid w:val="00F03F01"/>
    <w:rsid w:val="00F07D86"/>
    <w:rsid w:val="00F1268C"/>
    <w:rsid w:val="00F12D30"/>
    <w:rsid w:val="00F154EF"/>
    <w:rsid w:val="00F3321A"/>
    <w:rsid w:val="00F35068"/>
    <w:rsid w:val="00F355BB"/>
    <w:rsid w:val="00F40E17"/>
    <w:rsid w:val="00F501C0"/>
    <w:rsid w:val="00F538D4"/>
    <w:rsid w:val="00F56761"/>
    <w:rsid w:val="00F62622"/>
    <w:rsid w:val="00F65D31"/>
    <w:rsid w:val="00F70CB5"/>
    <w:rsid w:val="00F736FF"/>
    <w:rsid w:val="00F814F6"/>
    <w:rsid w:val="00F82D76"/>
    <w:rsid w:val="00F9198E"/>
    <w:rsid w:val="00F95A45"/>
    <w:rsid w:val="00FA505F"/>
    <w:rsid w:val="00FB1E42"/>
    <w:rsid w:val="00FB30F1"/>
    <w:rsid w:val="00FB595A"/>
    <w:rsid w:val="00FC201F"/>
    <w:rsid w:val="00FC3EE6"/>
    <w:rsid w:val="00FC50D8"/>
    <w:rsid w:val="00FD36F4"/>
    <w:rsid w:val="00FD5410"/>
    <w:rsid w:val="00FE0DC3"/>
    <w:rsid w:val="00FE5A31"/>
    <w:rsid w:val="00FE6008"/>
    <w:rsid w:val="00FE623E"/>
    <w:rsid w:val="00FF0706"/>
    <w:rsid w:val="00FF15D2"/>
    <w:rsid w:val="00FF2E97"/>
    <w:rsid w:val="00FF4CDF"/>
    <w:rsid w:val="667528CF"/>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93CBD"/>
    <w:pPr>
      <w:spacing w:after="200" w:line="276" w:lineRule="auto"/>
    </w:pPr>
    <w:rPr>
      <w:sz w:val="22"/>
      <w:szCs w:val="22"/>
    </w:rPr>
  </w:style>
  <w:style w:type="paragraph" w:styleId="Heading1">
    <w:name w:val="heading 1"/>
    <w:basedOn w:val="Normal"/>
    <w:next w:val="Normal"/>
    <w:link w:val="Heading1Char"/>
    <w:uiPriority w:val="9"/>
    <w:qFormat/>
    <w:rsid w:val="004F31CF"/>
    <w:pPr>
      <w:keepNext/>
      <w:keepLines/>
      <w:numPr>
        <w:numId w:val="206"/>
      </w:numPr>
      <w:spacing w:before="480" w:after="0"/>
      <w:outlineLvl w:val="0"/>
    </w:pPr>
    <w:rPr>
      <w:rFonts w:asciiTheme="majorHAnsi" w:eastAsia="MS Gothic" w:hAnsiTheme="majorHAnsi"/>
      <w:bCs/>
      <w:color w:val="365F91"/>
      <w:sz w:val="48"/>
      <w:szCs w:val="28"/>
    </w:rPr>
  </w:style>
  <w:style w:type="paragraph" w:styleId="Heading2">
    <w:name w:val="heading 2"/>
    <w:basedOn w:val="Normal"/>
    <w:next w:val="Normal"/>
    <w:link w:val="Heading2Char"/>
    <w:autoRedefine/>
    <w:uiPriority w:val="9"/>
    <w:unhideWhenUsed/>
    <w:qFormat/>
    <w:rsid w:val="00F07D86"/>
    <w:pPr>
      <w:keepNext/>
      <w:keepLines/>
      <w:spacing w:before="240" w:after="240"/>
      <w:outlineLvl w:val="1"/>
    </w:pPr>
    <w:rPr>
      <w:rFonts w:ascii="Cambria" w:eastAsia="MS Gothic" w:hAnsi="Cambria"/>
      <w:b/>
      <w:bCs/>
      <w:color w:val="4F81BD"/>
      <w:sz w:val="32"/>
      <w:szCs w:val="26"/>
    </w:rPr>
  </w:style>
  <w:style w:type="paragraph" w:styleId="Heading3">
    <w:name w:val="heading 3"/>
    <w:basedOn w:val="Normal"/>
    <w:next w:val="Normal"/>
    <w:link w:val="Heading3Char"/>
    <w:uiPriority w:val="9"/>
    <w:unhideWhenUsed/>
    <w:qFormat/>
    <w:rsid w:val="008C4D2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C4D20"/>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8C4D20"/>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BC4E27"/>
    <w:pPr>
      <w:keepNext/>
      <w:keepLines/>
      <w:spacing w:before="200" w:after="0"/>
      <w:outlineLvl w:val="5"/>
    </w:pPr>
    <w:rPr>
      <w:rFonts w:asciiTheme="majorHAnsi" w:eastAsiaTheme="majorEastAsia" w:hAnsiTheme="majorHAnsi" w:cstheme="majorBidi"/>
      <w:i/>
      <w:iCs/>
      <w:color w:val="243F60" w:themeColor="accent1" w:themeShade="7F"/>
      <w:sz w:val="24"/>
      <w:lang w:val="vi-VN"/>
    </w:rPr>
  </w:style>
  <w:style w:type="paragraph" w:styleId="Heading7">
    <w:name w:val="heading 7"/>
    <w:basedOn w:val="Normal"/>
    <w:next w:val="Normal"/>
    <w:link w:val="Heading7Char"/>
    <w:uiPriority w:val="9"/>
    <w:unhideWhenUsed/>
    <w:qFormat/>
    <w:rsid w:val="00BC4E27"/>
    <w:pPr>
      <w:keepNext/>
      <w:keepLines/>
      <w:spacing w:before="200" w:after="0"/>
      <w:ind w:firstLine="567"/>
      <w:outlineLvl w:val="6"/>
    </w:pPr>
    <w:rPr>
      <w:rFonts w:ascii="Tahoma" w:eastAsiaTheme="majorEastAsia" w:hAnsi="Tahoma" w:cs="Tahoma"/>
      <w:i/>
      <w:iCs/>
      <w:color w:val="404040" w:themeColor="text1" w:themeTint="B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1723F2"/>
    <w:pPr>
      <w:ind w:left="720"/>
      <w:contextualSpacing/>
    </w:pPr>
  </w:style>
  <w:style w:type="character" w:customStyle="1" w:styleId="Heading1Char">
    <w:name w:val="Heading 1 Char"/>
    <w:basedOn w:val="DefaultParagraphFont"/>
    <w:link w:val="Heading1"/>
    <w:uiPriority w:val="9"/>
    <w:rsid w:val="004F31CF"/>
    <w:rPr>
      <w:rFonts w:asciiTheme="majorHAnsi" w:eastAsia="MS Gothic" w:hAnsiTheme="majorHAnsi"/>
      <w:bCs/>
      <w:color w:val="365F91"/>
      <w:sz w:val="48"/>
      <w:szCs w:val="28"/>
    </w:rPr>
  </w:style>
  <w:style w:type="character" w:customStyle="1" w:styleId="Heading2Char">
    <w:name w:val="Heading 2 Char"/>
    <w:basedOn w:val="DefaultParagraphFont"/>
    <w:link w:val="Heading2"/>
    <w:uiPriority w:val="9"/>
    <w:rsid w:val="00F07D86"/>
    <w:rPr>
      <w:rFonts w:ascii="Cambria" w:eastAsia="MS Gothic" w:hAnsi="Cambria"/>
      <w:b/>
      <w:bCs/>
      <w:color w:val="4F81BD"/>
      <w:sz w:val="32"/>
      <w:szCs w:val="26"/>
    </w:rPr>
  </w:style>
  <w:style w:type="character" w:styleId="Hyperlink">
    <w:name w:val="Hyperlink"/>
    <w:uiPriority w:val="99"/>
    <w:unhideWhenUsed/>
    <w:rsid w:val="00233E6C"/>
    <w:rPr>
      <w:color w:val="0000FF"/>
      <w:u w:val="single"/>
    </w:rPr>
  </w:style>
  <w:style w:type="paragraph" w:styleId="TOCHeading">
    <w:name w:val="TOC Heading"/>
    <w:basedOn w:val="Heading1"/>
    <w:next w:val="Normal"/>
    <w:uiPriority w:val="39"/>
    <w:unhideWhenUsed/>
    <w:qFormat/>
    <w:rsid w:val="00097636"/>
    <w:pPr>
      <w:outlineLvl w:val="9"/>
    </w:pPr>
    <w:rPr>
      <w:lang w:eastAsia="ja-JP"/>
    </w:rPr>
  </w:style>
  <w:style w:type="paragraph" w:styleId="TOC1">
    <w:name w:val="toc 1"/>
    <w:basedOn w:val="Normal"/>
    <w:next w:val="Normal"/>
    <w:autoRedefine/>
    <w:uiPriority w:val="39"/>
    <w:unhideWhenUsed/>
    <w:rsid w:val="00097636"/>
    <w:pPr>
      <w:spacing w:after="100"/>
    </w:pPr>
  </w:style>
  <w:style w:type="paragraph" w:styleId="TOC2">
    <w:name w:val="toc 2"/>
    <w:basedOn w:val="Normal"/>
    <w:next w:val="Normal"/>
    <w:autoRedefine/>
    <w:uiPriority w:val="39"/>
    <w:unhideWhenUsed/>
    <w:rsid w:val="00097636"/>
    <w:pPr>
      <w:spacing w:after="100"/>
      <w:ind w:left="220"/>
    </w:pPr>
  </w:style>
  <w:style w:type="paragraph" w:styleId="BalloonText">
    <w:name w:val="Balloon Text"/>
    <w:basedOn w:val="Normal"/>
    <w:link w:val="BalloonTextChar"/>
    <w:uiPriority w:val="99"/>
    <w:semiHidden/>
    <w:unhideWhenUsed/>
    <w:rsid w:val="0009763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7636"/>
    <w:rPr>
      <w:rFonts w:ascii="Tahoma" w:hAnsi="Tahoma" w:cs="Tahoma"/>
      <w:sz w:val="16"/>
      <w:szCs w:val="16"/>
    </w:rPr>
  </w:style>
  <w:style w:type="paragraph" w:styleId="NoSpacing">
    <w:name w:val="No Spacing"/>
    <w:link w:val="NoSpacingChar"/>
    <w:uiPriority w:val="1"/>
    <w:qFormat/>
    <w:rsid w:val="005974AB"/>
    <w:rPr>
      <w:rFonts w:eastAsia="MS Mincho"/>
      <w:sz w:val="22"/>
      <w:szCs w:val="22"/>
      <w:lang w:eastAsia="ja-JP"/>
    </w:rPr>
  </w:style>
  <w:style w:type="character" w:customStyle="1" w:styleId="NoSpacingChar">
    <w:name w:val="No Spacing Char"/>
    <w:basedOn w:val="DefaultParagraphFont"/>
    <w:link w:val="NoSpacing"/>
    <w:uiPriority w:val="1"/>
    <w:rsid w:val="005974AB"/>
    <w:rPr>
      <w:rFonts w:eastAsia="MS Mincho"/>
      <w:sz w:val="22"/>
      <w:szCs w:val="22"/>
      <w:lang w:val="en-US" w:eastAsia="ja-JP" w:bidi="ar-SA"/>
    </w:rPr>
  </w:style>
  <w:style w:type="table" w:styleId="TableGrid">
    <w:name w:val="Table Grid"/>
    <w:basedOn w:val="TableNormal"/>
    <w:uiPriority w:val="59"/>
    <w:rsid w:val="0037109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694609"/>
    <w:pPr>
      <w:tabs>
        <w:tab w:val="center" w:pos="4680"/>
        <w:tab w:val="right" w:pos="9360"/>
      </w:tabs>
      <w:spacing w:after="0" w:line="240" w:lineRule="auto"/>
    </w:pPr>
  </w:style>
  <w:style w:type="character" w:customStyle="1" w:styleId="HeaderChar">
    <w:name w:val="Header Char"/>
    <w:basedOn w:val="DefaultParagraphFont"/>
    <w:link w:val="Header"/>
    <w:uiPriority w:val="99"/>
    <w:rsid w:val="00694609"/>
  </w:style>
  <w:style w:type="paragraph" w:styleId="Footer">
    <w:name w:val="footer"/>
    <w:basedOn w:val="Normal"/>
    <w:link w:val="FooterChar"/>
    <w:uiPriority w:val="99"/>
    <w:unhideWhenUsed/>
    <w:rsid w:val="006946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694609"/>
  </w:style>
  <w:style w:type="paragraph" w:customStyle="1" w:styleId="SHTB">
    <w:name w:val="SH/TB"/>
    <w:basedOn w:val="Normal"/>
    <w:next w:val="Normal"/>
    <w:rsid w:val="00393ED8"/>
    <w:pPr>
      <w:pBdr>
        <w:bottom w:val="single" w:sz="6" w:space="0" w:color="auto"/>
      </w:pBdr>
      <w:spacing w:before="130" w:after="0" w:line="200" w:lineRule="exact"/>
    </w:pPr>
    <w:rPr>
      <w:rFonts w:ascii="New York" w:eastAsia="Times New Roman" w:hAnsi="New York"/>
      <w:sz w:val="16"/>
      <w:szCs w:val="20"/>
    </w:rPr>
  </w:style>
  <w:style w:type="paragraph" w:customStyle="1" w:styleId="NormalH">
    <w:name w:val="NormalH"/>
    <w:basedOn w:val="Normal"/>
    <w:autoRedefine/>
    <w:rsid w:val="00B514A8"/>
    <w:pPr>
      <w:pageBreakBefore/>
      <w:tabs>
        <w:tab w:val="left" w:pos="2160"/>
        <w:tab w:val="right" w:pos="5040"/>
        <w:tab w:val="left" w:pos="5760"/>
        <w:tab w:val="right" w:pos="8640"/>
      </w:tabs>
      <w:spacing w:before="360" w:after="240" w:line="240" w:lineRule="auto"/>
    </w:pPr>
    <w:rPr>
      <w:rFonts w:ascii="Cambria" w:eastAsia="Times New Roman" w:hAnsi="Cambria"/>
      <w:b/>
      <w:caps/>
      <w:color w:val="548DD4" w:themeColor="text2" w:themeTint="99"/>
      <w:sz w:val="24"/>
      <w:szCs w:val="32"/>
      <w:lang w:val="en-GB"/>
    </w:rPr>
  </w:style>
  <w:style w:type="paragraph" w:styleId="Revision">
    <w:name w:val="Revision"/>
    <w:hidden/>
    <w:uiPriority w:val="99"/>
    <w:semiHidden/>
    <w:rsid w:val="0030232E"/>
    <w:rPr>
      <w:sz w:val="22"/>
      <w:szCs w:val="22"/>
    </w:rPr>
  </w:style>
  <w:style w:type="character" w:customStyle="1" w:styleId="Heading3Char">
    <w:name w:val="Heading 3 Char"/>
    <w:basedOn w:val="DefaultParagraphFont"/>
    <w:link w:val="Heading3"/>
    <w:uiPriority w:val="9"/>
    <w:rsid w:val="008C4D20"/>
    <w:rPr>
      <w:rFonts w:asciiTheme="majorHAnsi" w:eastAsiaTheme="majorEastAsia" w:hAnsiTheme="majorHAnsi" w:cstheme="majorBidi"/>
      <w:b/>
      <w:bCs/>
      <w:color w:val="4F81BD" w:themeColor="accent1"/>
      <w:sz w:val="22"/>
      <w:szCs w:val="22"/>
    </w:rPr>
  </w:style>
  <w:style w:type="character" w:customStyle="1" w:styleId="Heading4Char">
    <w:name w:val="Heading 4 Char"/>
    <w:basedOn w:val="DefaultParagraphFont"/>
    <w:link w:val="Heading4"/>
    <w:uiPriority w:val="9"/>
    <w:rsid w:val="008C4D20"/>
    <w:rPr>
      <w:rFonts w:asciiTheme="majorHAnsi" w:eastAsiaTheme="majorEastAsia" w:hAnsiTheme="majorHAnsi" w:cstheme="majorBidi"/>
      <w:b/>
      <w:bCs/>
      <w:i/>
      <w:iCs/>
      <w:color w:val="4F81BD" w:themeColor="accent1"/>
      <w:sz w:val="22"/>
      <w:szCs w:val="22"/>
    </w:rPr>
  </w:style>
  <w:style w:type="character" w:customStyle="1" w:styleId="Heading5Char">
    <w:name w:val="Heading 5 Char"/>
    <w:basedOn w:val="DefaultParagraphFont"/>
    <w:link w:val="Heading5"/>
    <w:uiPriority w:val="9"/>
    <w:rsid w:val="008C4D20"/>
    <w:rPr>
      <w:rFonts w:asciiTheme="majorHAnsi" w:eastAsiaTheme="majorEastAsia" w:hAnsiTheme="majorHAnsi" w:cstheme="majorBidi"/>
      <w:color w:val="243F60" w:themeColor="accent1" w:themeShade="7F"/>
      <w:sz w:val="22"/>
      <w:szCs w:val="22"/>
    </w:rPr>
  </w:style>
  <w:style w:type="character" w:styleId="BookTitle">
    <w:name w:val="Book Title"/>
    <w:basedOn w:val="DefaultParagraphFont"/>
    <w:uiPriority w:val="33"/>
    <w:qFormat/>
    <w:rsid w:val="008C4D20"/>
    <w:rPr>
      <w:b/>
      <w:bCs/>
      <w:smallCaps/>
      <w:spacing w:val="5"/>
    </w:rPr>
  </w:style>
  <w:style w:type="paragraph" w:styleId="Quote">
    <w:name w:val="Quote"/>
    <w:basedOn w:val="Normal"/>
    <w:next w:val="Normal"/>
    <w:link w:val="QuoteChar"/>
    <w:uiPriority w:val="29"/>
    <w:qFormat/>
    <w:rsid w:val="008C4D20"/>
    <w:rPr>
      <w:i/>
      <w:iCs/>
      <w:color w:val="000000" w:themeColor="text1"/>
    </w:rPr>
  </w:style>
  <w:style w:type="character" w:customStyle="1" w:styleId="QuoteChar">
    <w:name w:val="Quote Char"/>
    <w:basedOn w:val="DefaultParagraphFont"/>
    <w:link w:val="Quote"/>
    <w:uiPriority w:val="29"/>
    <w:rsid w:val="008C4D20"/>
    <w:rPr>
      <w:i/>
      <w:iCs/>
      <w:color w:val="000000" w:themeColor="text1"/>
      <w:sz w:val="22"/>
      <w:szCs w:val="22"/>
    </w:rPr>
  </w:style>
  <w:style w:type="table" w:styleId="MediumShading1-Accent5">
    <w:name w:val="Medium Shading 1 Accent 5"/>
    <w:basedOn w:val="TableNormal"/>
    <w:uiPriority w:val="63"/>
    <w:rsid w:val="009F1BD5"/>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
    <w:name w:val="Medium Shading 1"/>
    <w:basedOn w:val="TableNormal"/>
    <w:uiPriority w:val="63"/>
    <w:rsid w:val="009F1BD5"/>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LightGrid-Accent3">
    <w:name w:val="Light Grid Accent 3"/>
    <w:basedOn w:val="TableNormal"/>
    <w:uiPriority w:val="62"/>
    <w:rsid w:val="009F1BD5"/>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paragraph" w:customStyle="1" w:styleId="Asc">
    <w:name w:val="Asc"/>
    <w:basedOn w:val="Normal"/>
    <w:link w:val="AscChar"/>
    <w:qFormat/>
    <w:rsid w:val="001F08C7"/>
    <w:pPr>
      <w:ind w:left="720"/>
    </w:pPr>
    <w:rPr>
      <w:sz w:val="24"/>
    </w:rPr>
  </w:style>
  <w:style w:type="character" w:customStyle="1" w:styleId="AscChar">
    <w:name w:val="Asc Char"/>
    <w:basedOn w:val="DefaultParagraphFont"/>
    <w:link w:val="Asc"/>
    <w:rsid w:val="001F08C7"/>
    <w:rPr>
      <w:sz w:val="24"/>
      <w:szCs w:val="22"/>
    </w:rPr>
  </w:style>
  <w:style w:type="table" w:styleId="LightShading-Accent5">
    <w:name w:val="Light Shading Accent 5"/>
    <w:basedOn w:val="TableNormal"/>
    <w:uiPriority w:val="60"/>
    <w:rsid w:val="00783858"/>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4">
    <w:name w:val="Light Shading Accent 4"/>
    <w:basedOn w:val="TableNormal"/>
    <w:uiPriority w:val="60"/>
    <w:rsid w:val="00783858"/>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3">
    <w:name w:val="Light Shading Accent 3"/>
    <w:basedOn w:val="TableNormal"/>
    <w:uiPriority w:val="60"/>
    <w:rsid w:val="00783858"/>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2">
    <w:name w:val="Light Shading Accent 2"/>
    <w:basedOn w:val="TableNormal"/>
    <w:uiPriority w:val="60"/>
    <w:rsid w:val="00783858"/>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customStyle="1" w:styleId="Heading21">
    <w:name w:val="Heading 2.1"/>
    <w:basedOn w:val="Heading2"/>
    <w:link w:val="Heading21Char"/>
    <w:qFormat/>
    <w:rsid w:val="00F40E17"/>
  </w:style>
  <w:style w:type="character" w:customStyle="1" w:styleId="Heading21Char">
    <w:name w:val="Heading 2.1 Char"/>
    <w:basedOn w:val="Heading2Char"/>
    <w:link w:val="Heading21"/>
    <w:rsid w:val="00F40E17"/>
    <w:rPr>
      <w:rFonts w:ascii="Cambria" w:eastAsia="MS Gothic" w:hAnsi="Cambria" w:cs="Times New Roman"/>
      <w:b/>
      <w:bCs/>
      <w:color w:val="4F81BD"/>
      <w:sz w:val="26"/>
      <w:szCs w:val="26"/>
    </w:rPr>
  </w:style>
  <w:style w:type="table" w:customStyle="1" w:styleId="TableGrid1">
    <w:name w:val="Table Grid1"/>
    <w:basedOn w:val="TableNormal"/>
    <w:next w:val="TableGrid"/>
    <w:uiPriority w:val="59"/>
    <w:rsid w:val="00384668"/>
    <w:rPr>
      <w:rFonts w:asciiTheme="minorHAnsi" w:eastAsiaTheme="minorHAnsi" w:hAnsiTheme="minorHAnsi" w:cstheme="minorBid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Accent1">
    <w:name w:val="Medium Grid 3 Accent 1"/>
    <w:basedOn w:val="TableNormal"/>
    <w:uiPriority w:val="69"/>
    <w:rsid w:val="00D63596"/>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3">
    <w:name w:val="Medium Grid 3 Accent 3"/>
    <w:basedOn w:val="TableNormal"/>
    <w:uiPriority w:val="69"/>
    <w:rsid w:val="00D63596"/>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Shading1-Accent3">
    <w:name w:val="Medium Shading 1 Accent 3"/>
    <w:basedOn w:val="TableNormal"/>
    <w:uiPriority w:val="63"/>
    <w:rsid w:val="005000D2"/>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LightList">
    <w:name w:val="Light List"/>
    <w:basedOn w:val="TableNormal"/>
    <w:uiPriority w:val="61"/>
    <w:rsid w:val="005000D2"/>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Caption">
    <w:name w:val="caption"/>
    <w:basedOn w:val="Normal"/>
    <w:next w:val="Normal"/>
    <w:uiPriority w:val="35"/>
    <w:unhideWhenUsed/>
    <w:qFormat/>
    <w:rsid w:val="005000D2"/>
    <w:pPr>
      <w:spacing w:line="240" w:lineRule="auto"/>
    </w:pPr>
    <w:rPr>
      <w:b/>
      <w:bCs/>
      <w:color w:val="4F81BD" w:themeColor="accent1"/>
      <w:sz w:val="18"/>
      <w:szCs w:val="18"/>
    </w:rPr>
  </w:style>
  <w:style w:type="paragraph" w:styleId="Title">
    <w:name w:val="Title"/>
    <w:basedOn w:val="Normal"/>
    <w:next w:val="Normal"/>
    <w:link w:val="TitleChar"/>
    <w:uiPriority w:val="10"/>
    <w:qFormat/>
    <w:rsid w:val="0014115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41155"/>
    <w:rPr>
      <w:rFonts w:asciiTheme="majorHAnsi" w:eastAsiaTheme="majorEastAsia" w:hAnsiTheme="majorHAnsi" w:cstheme="majorBidi"/>
      <w:color w:val="17365D" w:themeColor="text2" w:themeShade="BF"/>
      <w:spacing w:val="5"/>
      <w:kern w:val="28"/>
      <w:sz w:val="52"/>
      <w:szCs w:val="52"/>
    </w:rPr>
  </w:style>
  <w:style w:type="table" w:customStyle="1" w:styleId="MediumShading11">
    <w:name w:val="Medium Shading 11"/>
    <w:basedOn w:val="TableNormal"/>
    <w:uiPriority w:val="63"/>
    <w:rsid w:val="009C1BCC"/>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character" w:styleId="IntenseEmphasis">
    <w:name w:val="Intense Emphasis"/>
    <w:basedOn w:val="DefaultParagraphFont"/>
    <w:uiPriority w:val="21"/>
    <w:qFormat/>
    <w:rsid w:val="009C1BCC"/>
    <w:rPr>
      <w:b/>
      <w:bCs/>
      <w:i/>
      <w:iCs/>
      <w:color w:val="4F81BD" w:themeColor="accent1"/>
    </w:rPr>
  </w:style>
  <w:style w:type="paragraph" w:styleId="TOC3">
    <w:name w:val="toc 3"/>
    <w:basedOn w:val="Normal"/>
    <w:next w:val="Normal"/>
    <w:autoRedefine/>
    <w:uiPriority w:val="39"/>
    <w:unhideWhenUsed/>
    <w:rsid w:val="009C1BCC"/>
    <w:pPr>
      <w:spacing w:after="100"/>
      <w:ind w:left="440"/>
    </w:pPr>
  </w:style>
  <w:style w:type="table" w:customStyle="1" w:styleId="LightList-Accent11">
    <w:name w:val="Light List - Accent 11"/>
    <w:basedOn w:val="TableNormal"/>
    <w:uiPriority w:val="61"/>
    <w:rsid w:val="009C1BCC"/>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3">
    <w:name w:val="Light List Accent 3"/>
    <w:basedOn w:val="TableNormal"/>
    <w:uiPriority w:val="61"/>
    <w:rsid w:val="009C1BCC"/>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customStyle="1" w:styleId="LightList1">
    <w:name w:val="Light List1"/>
    <w:basedOn w:val="TableNormal"/>
    <w:uiPriority w:val="61"/>
    <w:rsid w:val="009C1BCC"/>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numbering" w:customStyle="1" w:styleId="Style1">
    <w:name w:val="Style1"/>
    <w:uiPriority w:val="99"/>
    <w:rsid w:val="009C1BCC"/>
    <w:pPr>
      <w:numPr>
        <w:numId w:val="46"/>
      </w:numPr>
    </w:pPr>
  </w:style>
  <w:style w:type="character" w:styleId="CommentReference">
    <w:name w:val="annotation reference"/>
    <w:basedOn w:val="DefaultParagraphFont"/>
    <w:uiPriority w:val="99"/>
    <w:semiHidden/>
    <w:unhideWhenUsed/>
    <w:rsid w:val="009C1BCC"/>
    <w:rPr>
      <w:sz w:val="16"/>
      <w:szCs w:val="16"/>
    </w:rPr>
  </w:style>
  <w:style w:type="paragraph" w:styleId="CommentText">
    <w:name w:val="annotation text"/>
    <w:basedOn w:val="Normal"/>
    <w:link w:val="CommentTextChar"/>
    <w:uiPriority w:val="99"/>
    <w:semiHidden/>
    <w:unhideWhenUsed/>
    <w:rsid w:val="009C1BCC"/>
    <w:pPr>
      <w:spacing w:line="240" w:lineRule="auto"/>
    </w:pPr>
    <w:rPr>
      <w:rFonts w:asciiTheme="minorHAnsi" w:eastAsiaTheme="minorHAnsi" w:hAnsiTheme="minorHAnsi" w:cstheme="minorBidi"/>
      <w:sz w:val="20"/>
      <w:szCs w:val="20"/>
      <w:lang w:val="vi-VN"/>
    </w:rPr>
  </w:style>
  <w:style w:type="character" w:customStyle="1" w:styleId="CommentTextChar">
    <w:name w:val="Comment Text Char"/>
    <w:basedOn w:val="DefaultParagraphFont"/>
    <w:link w:val="CommentText"/>
    <w:uiPriority w:val="99"/>
    <w:semiHidden/>
    <w:rsid w:val="009C1BCC"/>
    <w:rPr>
      <w:rFonts w:asciiTheme="minorHAnsi" w:eastAsiaTheme="minorHAnsi" w:hAnsiTheme="minorHAnsi" w:cstheme="minorBidi"/>
      <w:lang w:val="vi-VN"/>
    </w:rPr>
  </w:style>
  <w:style w:type="paragraph" w:styleId="TOC4">
    <w:name w:val="toc 4"/>
    <w:basedOn w:val="Normal"/>
    <w:next w:val="Normal"/>
    <w:autoRedefine/>
    <w:uiPriority w:val="39"/>
    <w:unhideWhenUsed/>
    <w:rsid w:val="009C1BCC"/>
    <w:pPr>
      <w:spacing w:after="100"/>
      <w:ind w:left="660"/>
    </w:pPr>
    <w:rPr>
      <w:rFonts w:asciiTheme="minorHAnsi" w:eastAsiaTheme="minorEastAsia" w:hAnsiTheme="minorHAnsi" w:cstheme="minorBidi"/>
      <w:lang w:eastAsia="ja-JP"/>
    </w:rPr>
  </w:style>
  <w:style w:type="paragraph" w:styleId="TOC5">
    <w:name w:val="toc 5"/>
    <w:basedOn w:val="Normal"/>
    <w:next w:val="Normal"/>
    <w:autoRedefine/>
    <w:uiPriority w:val="39"/>
    <w:unhideWhenUsed/>
    <w:rsid w:val="009C1BCC"/>
    <w:pPr>
      <w:spacing w:after="100"/>
      <w:ind w:left="880"/>
    </w:pPr>
    <w:rPr>
      <w:rFonts w:asciiTheme="minorHAnsi" w:eastAsiaTheme="minorEastAsia" w:hAnsiTheme="minorHAnsi" w:cstheme="minorBidi"/>
      <w:lang w:eastAsia="ja-JP"/>
    </w:rPr>
  </w:style>
  <w:style w:type="paragraph" w:styleId="TOC6">
    <w:name w:val="toc 6"/>
    <w:basedOn w:val="Normal"/>
    <w:next w:val="Normal"/>
    <w:autoRedefine/>
    <w:uiPriority w:val="39"/>
    <w:unhideWhenUsed/>
    <w:rsid w:val="009C1BCC"/>
    <w:pPr>
      <w:spacing w:after="100"/>
      <w:ind w:left="1100"/>
    </w:pPr>
    <w:rPr>
      <w:rFonts w:asciiTheme="minorHAnsi" w:eastAsiaTheme="minorEastAsia" w:hAnsiTheme="minorHAnsi" w:cstheme="minorBidi"/>
      <w:lang w:eastAsia="ja-JP"/>
    </w:rPr>
  </w:style>
  <w:style w:type="paragraph" w:styleId="TOC7">
    <w:name w:val="toc 7"/>
    <w:basedOn w:val="Normal"/>
    <w:next w:val="Normal"/>
    <w:autoRedefine/>
    <w:uiPriority w:val="39"/>
    <w:unhideWhenUsed/>
    <w:rsid w:val="009C1BCC"/>
    <w:pPr>
      <w:spacing w:after="100"/>
      <w:ind w:left="1320"/>
    </w:pPr>
    <w:rPr>
      <w:rFonts w:asciiTheme="minorHAnsi" w:eastAsiaTheme="minorEastAsia" w:hAnsiTheme="minorHAnsi" w:cstheme="minorBidi"/>
      <w:lang w:eastAsia="ja-JP"/>
    </w:rPr>
  </w:style>
  <w:style w:type="paragraph" w:styleId="TOC8">
    <w:name w:val="toc 8"/>
    <w:basedOn w:val="Normal"/>
    <w:next w:val="Normal"/>
    <w:autoRedefine/>
    <w:uiPriority w:val="39"/>
    <w:unhideWhenUsed/>
    <w:rsid w:val="009C1BCC"/>
    <w:pPr>
      <w:spacing w:after="100"/>
      <w:ind w:left="1540"/>
    </w:pPr>
    <w:rPr>
      <w:rFonts w:asciiTheme="minorHAnsi" w:eastAsiaTheme="minorEastAsia" w:hAnsiTheme="minorHAnsi" w:cstheme="minorBidi"/>
      <w:lang w:eastAsia="ja-JP"/>
    </w:rPr>
  </w:style>
  <w:style w:type="paragraph" w:styleId="TOC9">
    <w:name w:val="toc 9"/>
    <w:basedOn w:val="Normal"/>
    <w:next w:val="Normal"/>
    <w:autoRedefine/>
    <w:uiPriority w:val="39"/>
    <w:unhideWhenUsed/>
    <w:rsid w:val="009C1BCC"/>
    <w:pPr>
      <w:spacing w:after="100"/>
      <w:ind w:left="1760"/>
    </w:pPr>
    <w:rPr>
      <w:rFonts w:asciiTheme="minorHAnsi" w:eastAsiaTheme="minorEastAsia" w:hAnsiTheme="minorHAnsi" w:cstheme="minorBidi"/>
      <w:lang w:eastAsia="ja-JP"/>
    </w:rPr>
  </w:style>
  <w:style w:type="table" w:styleId="LightList-Accent1">
    <w:name w:val="Light List Accent 1"/>
    <w:basedOn w:val="TableNormal"/>
    <w:uiPriority w:val="61"/>
    <w:rsid w:val="00093BEF"/>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4">
    <w:name w:val="Light List Accent 4"/>
    <w:basedOn w:val="TableNormal"/>
    <w:uiPriority w:val="61"/>
    <w:rsid w:val="00093BEF"/>
    <w:rPr>
      <w:rFonts w:asciiTheme="minorHAnsi" w:eastAsiaTheme="minorHAnsi" w:hAnsiTheme="minorHAnsi" w:cstheme="minorBidi"/>
      <w:sz w:val="22"/>
      <w:szCs w:val="22"/>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2">
    <w:name w:val="Light List Accent 2"/>
    <w:basedOn w:val="TableNormal"/>
    <w:uiPriority w:val="61"/>
    <w:rsid w:val="00093BEF"/>
    <w:rPr>
      <w:rFonts w:asciiTheme="minorHAnsi" w:eastAsiaTheme="minorHAnsi" w:hAnsiTheme="minorHAnsi" w:cstheme="minorBidi"/>
      <w:sz w:val="22"/>
      <w:szCs w:val="22"/>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Shading">
    <w:name w:val="Light Shading"/>
    <w:basedOn w:val="TableNormal"/>
    <w:uiPriority w:val="60"/>
    <w:rsid w:val="00093BEF"/>
    <w:rPr>
      <w:rFonts w:asciiTheme="minorHAnsi" w:eastAsiaTheme="minorHAnsi" w:hAnsiTheme="minorHAnsi" w:cstheme="minorBidi"/>
      <w:color w:val="000000" w:themeColor="text1" w:themeShade="BF"/>
      <w:sz w:val="22"/>
      <w:szCs w:val="22"/>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093BEF"/>
    <w:rPr>
      <w:rFonts w:asciiTheme="minorHAnsi" w:eastAsiaTheme="minorHAnsi" w:hAnsiTheme="minorHAnsi" w:cstheme="minorBidi"/>
      <w:color w:val="365F91" w:themeColor="accent1" w:themeShade="BF"/>
      <w:sz w:val="22"/>
      <w:szCs w:val="22"/>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ColorfulList">
    <w:name w:val="Colorful List"/>
    <w:basedOn w:val="TableNormal"/>
    <w:uiPriority w:val="72"/>
    <w:rsid w:val="00093BEF"/>
    <w:rPr>
      <w:rFonts w:asciiTheme="minorHAnsi" w:eastAsiaTheme="minorHAnsi" w:hAnsiTheme="minorHAnsi" w:cstheme="minorBidi"/>
      <w:color w:val="000000" w:themeColor="text1"/>
      <w:sz w:val="22"/>
      <w:szCs w:val="22"/>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character" w:customStyle="1" w:styleId="Heading6Char">
    <w:name w:val="Heading 6 Char"/>
    <w:basedOn w:val="DefaultParagraphFont"/>
    <w:link w:val="Heading6"/>
    <w:uiPriority w:val="9"/>
    <w:rsid w:val="00BC4E27"/>
    <w:rPr>
      <w:rFonts w:asciiTheme="majorHAnsi" w:eastAsiaTheme="majorEastAsia" w:hAnsiTheme="majorHAnsi" w:cstheme="majorBidi"/>
      <w:i/>
      <w:iCs/>
      <w:color w:val="243F60" w:themeColor="accent1" w:themeShade="7F"/>
      <w:sz w:val="24"/>
      <w:szCs w:val="22"/>
      <w:lang w:val="vi-VN"/>
    </w:rPr>
  </w:style>
  <w:style w:type="character" w:customStyle="1" w:styleId="Heading7Char">
    <w:name w:val="Heading 7 Char"/>
    <w:basedOn w:val="DefaultParagraphFont"/>
    <w:link w:val="Heading7"/>
    <w:uiPriority w:val="9"/>
    <w:rsid w:val="00BC4E27"/>
    <w:rPr>
      <w:rFonts w:ascii="Tahoma" w:eastAsiaTheme="majorEastAsia" w:hAnsi="Tahoma" w:cs="Tahoma"/>
      <w:i/>
      <w:iCs/>
      <w:color w:val="404040" w:themeColor="text1" w:themeTint="BF"/>
      <w:sz w:val="24"/>
      <w:szCs w:val="22"/>
    </w:rPr>
  </w:style>
  <w:style w:type="character" w:customStyle="1" w:styleId="apple-style-span">
    <w:name w:val="apple-style-span"/>
    <w:basedOn w:val="DefaultParagraphFont"/>
    <w:rsid w:val="00BC4E27"/>
  </w:style>
  <w:style w:type="character" w:customStyle="1" w:styleId="apple-converted-space">
    <w:name w:val="apple-converted-space"/>
    <w:basedOn w:val="DefaultParagraphFont"/>
    <w:rsid w:val="00BC4E27"/>
  </w:style>
  <w:style w:type="paragraph" w:styleId="NormalWeb">
    <w:name w:val="Normal (Web)"/>
    <w:basedOn w:val="Normal"/>
    <w:uiPriority w:val="99"/>
    <w:unhideWhenUsed/>
    <w:rsid w:val="00BC4E27"/>
    <w:pPr>
      <w:spacing w:before="100" w:beforeAutospacing="1" w:after="100" w:afterAutospacing="1" w:line="240" w:lineRule="auto"/>
    </w:pPr>
    <w:rPr>
      <w:rFonts w:ascii="Times New Roman" w:eastAsia="Times New Roman" w:hAnsi="Times New Roman"/>
      <w:sz w:val="24"/>
      <w:szCs w:val="24"/>
    </w:rPr>
  </w:style>
  <w:style w:type="character" w:customStyle="1" w:styleId="code">
    <w:name w:val="code"/>
    <w:basedOn w:val="DefaultParagraphFont"/>
    <w:rsid w:val="00BC4E27"/>
  </w:style>
  <w:style w:type="character" w:customStyle="1" w:styleId="label">
    <w:name w:val="label"/>
    <w:basedOn w:val="DefaultParagraphFont"/>
    <w:rsid w:val="00BC4E27"/>
  </w:style>
  <w:style w:type="character" w:styleId="Strong">
    <w:name w:val="Strong"/>
    <w:basedOn w:val="DefaultParagraphFont"/>
    <w:uiPriority w:val="22"/>
    <w:qFormat/>
    <w:rsid w:val="00BC4E27"/>
    <w:rPr>
      <w:b/>
      <w:bCs/>
    </w:rPr>
  </w:style>
  <w:style w:type="paragraph" w:customStyle="1" w:styleId="SourceCode">
    <w:name w:val="$Source Code"/>
    <w:basedOn w:val="Normal"/>
    <w:link w:val="SourceCodeChar"/>
    <w:rsid w:val="00BC4E27"/>
    <w:pPr>
      <w:spacing w:after="0" w:line="240" w:lineRule="auto"/>
      <w:ind w:left="720"/>
    </w:pPr>
    <w:rPr>
      <w:rFonts w:ascii="Courier New" w:eastAsia="Times New Roman" w:hAnsi="Courier New" w:cs="Courier New"/>
      <w:color w:val="0000FF"/>
      <w:sz w:val="18"/>
      <w:szCs w:val="18"/>
    </w:rPr>
  </w:style>
  <w:style w:type="character" w:customStyle="1" w:styleId="SourceCodeChar">
    <w:name w:val="$Source Code Char"/>
    <w:basedOn w:val="DefaultParagraphFont"/>
    <w:link w:val="SourceCode"/>
    <w:locked/>
    <w:rsid w:val="00BC4E27"/>
    <w:rPr>
      <w:rFonts w:ascii="Courier New" w:eastAsia="Times New Roman" w:hAnsi="Courier New" w:cs="Courier New"/>
      <w:color w:val="0000FF"/>
      <w:sz w:val="18"/>
      <w:szCs w:val="18"/>
    </w:rPr>
  </w:style>
  <w:style w:type="paragraph" w:customStyle="1" w:styleId="SourceCode-Good">
    <w:name w:val="$Source Code - Good"/>
    <w:basedOn w:val="Normal"/>
    <w:link w:val="SourceCode-GoodChar"/>
    <w:rsid w:val="00BC4E27"/>
    <w:pPr>
      <w:spacing w:after="0" w:line="240" w:lineRule="auto"/>
      <w:ind w:left="720"/>
    </w:pPr>
    <w:rPr>
      <w:rFonts w:ascii="Courier New" w:eastAsia="Times New Roman" w:hAnsi="Courier New" w:cs="Courier New"/>
      <w:color w:val="008000"/>
      <w:sz w:val="18"/>
      <w:szCs w:val="18"/>
    </w:rPr>
  </w:style>
  <w:style w:type="character" w:customStyle="1" w:styleId="SourceCode-GoodChar">
    <w:name w:val="$Source Code - Good Char"/>
    <w:basedOn w:val="DefaultParagraphFont"/>
    <w:link w:val="SourceCode-Good"/>
    <w:locked/>
    <w:rsid w:val="00BC4E27"/>
    <w:rPr>
      <w:rFonts w:ascii="Courier New" w:eastAsia="Times New Roman" w:hAnsi="Courier New" w:cs="Courier New"/>
      <w:color w:val="008000"/>
      <w:sz w:val="18"/>
      <w:szCs w:val="18"/>
    </w:rPr>
  </w:style>
  <w:style w:type="paragraph" w:styleId="BodyText">
    <w:name w:val="Body Text"/>
    <w:basedOn w:val="Normal"/>
    <w:link w:val="BodyTextChar"/>
    <w:uiPriority w:val="99"/>
    <w:semiHidden/>
    <w:unhideWhenUsed/>
    <w:rsid w:val="00BC4E27"/>
    <w:pPr>
      <w:spacing w:after="120" w:line="240" w:lineRule="auto"/>
    </w:pPr>
    <w:rPr>
      <w:rFonts w:ascii="Arial" w:eastAsia="MS Mincho" w:hAnsi="Arial"/>
      <w:sz w:val="24"/>
      <w:lang w:eastAsia="ja-JP"/>
    </w:rPr>
  </w:style>
  <w:style w:type="character" w:customStyle="1" w:styleId="BodyTextChar">
    <w:name w:val="Body Text Char"/>
    <w:basedOn w:val="DefaultParagraphFont"/>
    <w:link w:val="BodyText"/>
    <w:uiPriority w:val="99"/>
    <w:semiHidden/>
    <w:rsid w:val="00BC4E27"/>
    <w:rPr>
      <w:rFonts w:ascii="Arial" w:eastAsia="MS Mincho" w:hAnsi="Arial"/>
      <w:sz w:val="24"/>
      <w:szCs w:val="22"/>
      <w:lang w:eastAsia="ja-JP"/>
    </w:rPr>
  </w:style>
  <w:style w:type="paragraph" w:customStyle="1" w:styleId="InfoBlue">
    <w:name w:val="InfoBlue"/>
    <w:basedOn w:val="Normal"/>
    <w:next w:val="BodyText"/>
    <w:autoRedefine/>
    <w:uiPriority w:val="99"/>
    <w:rsid w:val="00BC4E27"/>
    <w:pPr>
      <w:widowControl w:val="0"/>
      <w:numPr>
        <w:numId w:val="181"/>
      </w:numPr>
      <w:tabs>
        <w:tab w:val="left" w:pos="993"/>
      </w:tabs>
      <w:spacing w:after="0" w:line="360" w:lineRule="auto"/>
    </w:pPr>
    <w:rPr>
      <w:rFonts w:ascii="Tahoma" w:eastAsia="Times New Roman" w:hAnsi="Tahoma" w:cs="Tahoma"/>
      <w:i/>
      <w:color w:val="0000FF"/>
      <w:sz w:val="20"/>
      <w:szCs w:val="20"/>
    </w:rPr>
  </w:style>
  <w:style w:type="paragraph" w:customStyle="1" w:styleId="MediumGrid1-Accent22">
    <w:name w:val="Medium Grid 1 - Accent 22"/>
    <w:basedOn w:val="Normal"/>
    <w:uiPriority w:val="34"/>
    <w:qFormat/>
    <w:rsid w:val="00BC4E27"/>
    <w:pPr>
      <w:ind w:left="720"/>
      <w:contextualSpacing/>
    </w:pPr>
    <w:rPr>
      <w:sz w:val="24"/>
    </w:rPr>
  </w:style>
  <w:style w:type="character" w:customStyle="1" w:styleId="mw-headline">
    <w:name w:val="mw-headline"/>
    <w:basedOn w:val="DefaultParagraphFont"/>
    <w:rsid w:val="00BC4E27"/>
  </w:style>
  <w:style w:type="paragraph" w:styleId="EndnoteText">
    <w:name w:val="endnote text"/>
    <w:basedOn w:val="Normal"/>
    <w:link w:val="EndnoteTextChar"/>
    <w:uiPriority w:val="99"/>
    <w:semiHidden/>
    <w:unhideWhenUsed/>
    <w:rsid w:val="00BC4E27"/>
    <w:pPr>
      <w:spacing w:after="0" w:line="240" w:lineRule="auto"/>
    </w:pPr>
    <w:rPr>
      <w:rFonts w:asciiTheme="minorHAnsi" w:eastAsiaTheme="minorHAnsi" w:hAnsiTheme="minorHAnsi" w:cstheme="minorBidi"/>
      <w:sz w:val="20"/>
      <w:szCs w:val="20"/>
    </w:rPr>
  </w:style>
  <w:style w:type="character" w:customStyle="1" w:styleId="EndnoteTextChar">
    <w:name w:val="Endnote Text Char"/>
    <w:basedOn w:val="DefaultParagraphFont"/>
    <w:link w:val="EndnoteText"/>
    <w:uiPriority w:val="99"/>
    <w:semiHidden/>
    <w:rsid w:val="00BC4E27"/>
    <w:rPr>
      <w:rFonts w:asciiTheme="minorHAnsi" w:eastAsiaTheme="minorHAnsi" w:hAnsiTheme="minorHAnsi" w:cstheme="minorBidi"/>
    </w:rPr>
  </w:style>
  <w:style w:type="character" w:styleId="EndnoteReference">
    <w:name w:val="endnote reference"/>
    <w:basedOn w:val="DefaultParagraphFont"/>
    <w:uiPriority w:val="99"/>
    <w:semiHidden/>
    <w:unhideWhenUsed/>
    <w:rsid w:val="00BC4E27"/>
    <w:rPr>
      <w:vertAlign w:val="superscript"/>
    </w:rPr>
  </w:style>
  <w:style w:type="character" w:styleId="Emphasis">
    <w:name w:val="Emphasis"/>
    <w:basedOn w:val="DefaultParagraphFont"/>
    <w:uiPriority w:val="20"/>
    <w:qFormat/>
    <w:rsid w:val="00BC4E27"/>
    <w:rPr>
      <w:i/>
      <w:iCs/>
    </w:rPr>
  </w:style>
  <w:style w:type="paragraph" w:styleId="CommentSubject">
    <w:name w:val="annotation subject"/>
    <w:basedOn w:val="CommentText"/>
    <w:next w:val="CommentText"/>
    <w:link w:val="CommentSubjectChar"/>
    <w:uiPriority w:val="99"/>
    <w:semiHidden/>
    <w:unhideWhenUsed/>
    <w:rsid w:val="00BC4E27"/>
    <w:rPr>
      <w:b/>
      <w:bCs/>
      <w:lang w:val="en-US"/>
    </w:rPr>
  </w:style>
  <w:style w:type="character" w:customStyle="1" w:styleId="CommentSubjectChar">
    <w:name w:val="Comment Subject Char"/>
    <w:basedOn w:val="CommentTextChar"/>
    <w:link w:val="CommentSubject"/>
    <w:uiPriority w:val="99"/>
    <w:semiHidden/>
    <w:rsid w:val="00BC4E27"/>
    <w:rPr>
      <w:rFonts w:asciiTheme="minorHAnsi" w:eastAsiaTheme="minorHAnsi" w:hAnsiTheme="minorHAnsi" w:cstheme="minorBidi"/>
      <w:b/>
      <w:bCs/>
      <w:lang w:val="vi-VN"/>
    </w:rPr>
  </w:style>
  <w:style w:type="character" w:customStyle="1" w:styleId="field-validation-error">
    <w:name w:val="field-validation-error"/>
    <w:basedOn w:val="DefaultParagraphFont"/>
    <w:rsid w:val="00BC4E27"/>
  </w:style>
  <w:style w:type="paragraph" w:styleId="PlainText">
    <w:name w:val="Plain Text"/>
    <w:basedOn w:val="Normal"/>
    <w:link w:val="PlainTextChar"/>
    <w:uiPriority w:val="99"/>
    <w:unhideWhenUsed/>
    <w:rsid w:val="00BC4E27"/>
    <w:pPr>
      <w:spacing w:after="0" w:line="240" w:lineRule="auto"/>
    </w:pPr>
    <w:rPr>
      <w:rFonts w:ascii="Consolas" w:eastAsiaTheme="minorEastAsia" w:hAnsi="Consolas" w:cstheme="minorBidi"/>
      <w:sz w:val="21"/>
      <w:szCs w:val="21"/>
      <w:lang w:eastAsia="ja-JP"/>
    </w:rPr>
  </w:style>
  <w:style w:type="character" w:customStyle="1" w:styleId="PlainTextChar">
    <w:name w:val="Plain Text Char"/>
    <w:basedOn w:val="DefaultParagraphFont"/>
    <w:link w:val="PlainText"/>
    <w:uiPriority w:val="99"/>
    <w:rsid w:val="00BC4E27"/>
    <w:rPr>
      <w:rFonts w:ascii="Consolas" w:eastAsiaTheme="minorEastAsia" w:hAnsi="Consolas" w:cstheme="minorBidi"/>
      <w:sz w:val="21"/>
      <w:szCs w:val="21"/>
      <w:lang w:eastAsia="ja-JP"/>
    </w:rPr>
  </w:style>
  <w:style w:type="character" w:customStyle="1" w:styleId="shorttext">
    <w:name w:val="short_text"/>
    <w:basedOn w:val="DefaultParagraphFont"/>
    <w:rsid w:val="00BC4E27"/>
  </w:style>
  <w:style w:type="character" w:customStyle="1" w:styleId="hps">
    <w:name w:val="hps"/>
    <w:basedOn w:val="DefaultParagraphFont"/>
    <w:rsid w:val="00BC4E27"/>
  </w:style>
  <w:style w:type="character" w:styleId="FollowedHyperlink">
    <w:name w:val="FollowedHyperlink"/>
    <w:basedOn w:val="DefaultParagraphFont"/>
    <w:uiPriority w:val="99"/>
    <w:semiHidden/>
    <w:unhideWhenUsed/>
    <w:rsid w:val="00BC4E27"/>
    <w:rPr>
      <w:color w:val="800080" w:themeColor="followedHyperlink"/>
      <w:u w:val="single"/>
    </w:rPr>
  </w:style>
  <w:style w:type="character" w:customStyle="1" w:styleId="ListParagraphChar">
    <w:name w:val="List Paragraph Char"/>
    <w:link w:val="ListParagraph"/>
    <w:uiPriority w:val="34"/>
    <w:locked/>
    <w:rsid w:val="00BC4E27"/>
    <w:rPr>
      <w:sz w:val="22"/>
      <w:szCs w:val="22"/>
    </w:rPr>
  </w:style>
  <w:style w:type="table" w:styleId="LightList-Accent5">
    <w:name w:val="Light List Accent 5"/>
    <w:basedOn w:val="TableNormal"/>
    <w:uiPriority w:val="61"/>
    <w:rsid w:val="00BC4E27"/>
    <w:rPr>
      <w:rFonts w:asciiTheme="minorHAnsi" w:eastAsiaTheme="minorHAnsi" w:hAnsiTheme="minorHAnsi" w:cstheme="minorBidi"/>
      <w:sz w:val="22"/>
      <w:szCs w:val="22"/>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customStyle="1" w:styleId="Operations">
    <w:name w:val="Operations"/>
    <w:link w:val="OperationsChar"/>
    <w:qFormat/>
    <w:rsid w:val="00BC4E27"/>
    <w:pPr>
      <w:spacing w:line="276" w:lineRule="auto"/>
      <w:ind w:firstLine="720"/>
    </w:pPr>
    <w:rPr>
      <w:rFonts w:asciiTheme="majorHAnsi" w:eastAsiaTheme="majorEastAsia" w:hAnsiTheme="majorHAnsi" w:cstheme="majorBidi"/>
      <w:i/>
      <w:iCs/>
      <w:color w:val="243F60" w:themeColor="accent1" w:themeShade="7F"/>
      <w:sz w:val="24"/>
      <w:szCs w:val="22"/>
      <w:lang w:val="vi-VN"/>
    </w:rPr>
  </w:style>
  <w:style w:type="character" w:customStyle="1" w:styleId="OperationsChar">
    <w:name w:val="Operations Char"/>
    <w:basedOn w:val="Heading6Char"/>
    <w:link w:val="Operations"/>
    <w:rsid w:val="00BC4E27"/>
    <w:rPr>
      <w:rFonts w:asciiTheme="majorHAnsi" w:eastAsiaTheme="majorEastAsia" w:hAnsiTheme="majorHAnsi" w:cstheme="majorBidi"/>
      <w:i/>
      <w:iCs/>
      <w:color w:val="243F60" w:themeColor="accent1" w:themeShade="7F"/>
      <w:sz w:val="24"/>
      <w:szCs w:val="22"/>
      <w:lang w:val="vi-VN"/>
    </w:rPr>
  </w:style>
  <w:style w:type="paragraph" w:styleId="Subtitle">
    <w:name w:val="Subtitle"/>
    <w:basedOn w:val="Normal"/>
    <w:next w:val="Normal"/>
    <w:link w:val="SubtitleChar"/>
    <w:uiPriority w:val="11"/>
    <w:qFormat/>
    <w:rsid w:val="00BC4E27"/>
    <w:pPr>
      <w:numPr>
        <w:ilvl w:val="1"/>
      </w:numPr>
    </w:pPr>
    <w:rPr>
      <w:rFonts w:asciiTheme="majorHAnsi" w:eastAsiaTheme="majorEastAsia" w:hAnsiTheme="majorHAnsi" w:cstheme="majorBidi"/>
      <w:i/>
      <w:iCs/>
      <w:color w:val="4F81BD" w:themeColor="accent1"/>
      <w:spacing w:val="15"/>
      <w:sz w:val="24"/>
      <w:szCs w:val="24"/>
      <w:lang w:eastAsia="zh-TW"/>
    </w:rPr>
  </w:style>
  <w:style w:type="character" w:customStyle="1" w:styleId="SubtitleChar">
    <w:name w:val="Subtitle Char"/>
    <w:basedOn w:val="DefaultParagraphFont"/>
    <w:link w:val="Subtitle"/>
    <w:uiPriority w:val="11"/>
    <w:rsid w:val="00BC4E27"/>
    <w:rPr>
      <w:rFonts w:asciiTheme="majorHAnsi" w:eastAsiaTheme="majorEastAsia" w:hAnsiTheme="majorHAnsi" w:cstheme="majorBidi"/>
      <w:i/>
      <w:iCs/>
      <w:color w:val="4F81BD" w:themeColor="accent1"/>
      <w:spacing w:val="15"/>
      <w:sz w:val="24"/>
      <w:szCs w:val="24"/>
      <w:lang w:eastAsia="zh-TW"/>
    </w:rPr>
  </w:style>
  <w:style w:type="paragraph" w:customStyle="1" w:styleId="Heading11">
    <w:name w:val="Heading 1.1"/>
    <w:basedOn w:val="Heading2"/>
    <w:link w:val="Heading11Char"/>
    <w:qFormat/>
    <w:rsid w:val="00C720D2"/>
    <w:pPr>
      <w:numPr>
        <w:ilvl w:val="1"/>
        <w:numId w:val="184"/>
      </w:numPr>
      <w:tabs>
        <w:tab w:val="num" w:pos="567"/>
      </w:tabs>
      <w:ind w:left="360" w:hanging="360"/>
    </w:pPr>
  </w:style>
  <w:style w:type="paragraph" w:customStyle="1" w:styleId="Heading111">
    <w:name w:val="Heading 1.1.1"/>
    <w:basedOn w:val="Heading3"/>
    <w:link w:val="Heading111Char"/>
    <w:qFormat/>
    <w:rsid w:val="006D418D"/>
    <w:pPr>
      <w:numPr>
        <w:ilvl w:val="2"/>
        <w:numId w:val="184"/>
      </w:numPr>
      <w:spacing w:after="160"/>
    </w:pPr>
    <w:rPr>
      <w:b w:val="0"/>
      <w:bCs w:val="0"/>
      <w:sz w:val="28"/>
    </w:rPr>
  </w:style>
  <w:style w:type="character" w:customStyle="1" w:styleId="Heading11Char">
    <w:name w:val="Heading 1.1 Char"/>
    <w:basedOn w:val="Heading2Char"/>
    <w:link w:val="Heading11"/>
    <w:rsid w:val="00C720D2"/>
    <w:rPr>
      <w:rFonts w:ascii="Cambria" w:eastAsia="MS Gothic" w:hAnsi="Cambria"/>
      <w:b/>
      <w:bCs/>
      <w:color w:val="4F81BD"/>
      <w:sz w:val="32"/>
      <w:szCs w:val="26"/>
    </w:rPr>
  </w:style>
  <w:style w:type="paragraph" w:customStyle="1" w:styleId="Heading1111">
    <w:name w:val="Heading 1.1.1.1"/>
    <w:basedOn w:val="Heading4"/>
    <w:link w:val="Heading1111Char"/>
    <w:qFormat/>
    <w:rsid w:val="00A15F17"/>
    <w:pPr>
      <w:numPr>
        <w:ilvl w:val="3"/>
        <w:numId w:val="184"/>
      </w:numPr>
      <w:spacing w:after="160"/>
    </w:pPr>
    <w:rPr>
      <w:rFonts w:ascii="Calibri" w:hAnsi="Calibri" w:cstheme="majorHAnsi"/>
      <w:b w:val="0"/>
      <w:sz w:val="24"/>
      <w:szCs w:val="24"/>
    </w:rPr>
  </w:style>
  <w:style w:type="character" w:customStyle="1" w:styleId="Heading111Char">
    <w:name w:val="Heading 1.1.1 Char"/>
    <w:basedOn w:val="Heading3Char"/>
    <w:link w:val="Heading111"/>
    <w:rsid w:val="006D418D"/>
    <w:rPr>
      <w:rFonts w:asciiTheme="majorHAnsi" w:eastAsiaTheme="majorEastAsia" w:hAnsiTheme="majorHAnsi" w:cstheme="majorBidi"/>
      <w:b w:val="0"/>
      <w:bCs w:val="0"/>
      <w:color w:val="4F81BD" w:themeColor="accent1"/>
      <w:sz w:val="28"/>
      <w:szCs w:val="22"/>
    </w:rPr>
  </w:style>
  <w:style w:type="character" w:customStyle="1" w:styleId="Heading1111Char">
    <w:name w:val="Heading 1.1.1.1 Char"/>
    <w:basedOn w:val="Heading3Char"/>
    <w:link w:val="Heading1111"/>
    <w:rsid w:val="00A15F17"/>
    <w:rPr>
      <w:rFonts w:asciiTheme="majorHAnsi" w:eastAsiaTheme="majorEastAsia" w:hAnsiTheme="majorHAnsi" w:cstheme="majorHAnsi"/>
      <w:b w:val="0"/>
      <w:bCs/>
      <w:i/>
      <w:iCs/>
      <w:color w:val="4F81BD" w:themeColor="accent1"/>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93CBD"/>
    <w:pPr>
      <w:spacing w:after="200" w:line="276" w:lineRule="auto"/>
    </w:pPr>
    <w:rPr>
      <w:sz w:val="22"/>
      <w:szCs w:val="22"/>
    </w:rPr>
  </w:style>
  <w:style w:type="paragraph" w:styleId="Heading1">
    <w:name w:val="heading 1"/>
    <w:basedOn w:val="Normal"/>
    <w:next w:val="Normal"/>
    <w:link w:val="Heading1Char"/>
    <w:uiPriority w:val="9"/>
    <w:qFormat/>
    <w:rsid w:val="004F31CF"/>
    <w:pPr>
      <w:keepNext/>
      <w:keepLines/>
      <w:numPr>
        <w:numId w:val="206"/>
      </w:numPr>
      <w:spacing w:before="480" w:after="0"/>
      <w:outlineLvl w:val="0"/>
    </w:pPr>
    <w:rPr>
      <w:rFonts w:asciiTheme="majorHAnsi" w:eastAsia="MS Gothic" w:hAnsiTheme="majorHAnsi"/>
      <w:bCs/>
      <w:color w:val="365F91"/>
      <w:sz w:val="48"/>
      <w:szCs w:val="28"/>
    </w:rPr>
  </w:style>
  <w:style w:type="paragraph" w:styleId="Heading2">
    <w:name w:val="heading 2"/>
    <w:basedOn w:val="Normal"/>
    <w:next w:val="Normal"/>
    <w:link w:val="Heading2Char"/>
    <w:autoRedefine/>
    <w:uiPriority w:val="9"/>
    <w:unhideWhenUsed/>
    <w:qFormat/>
    <w:rsid w:val="00F07D86"/>
    <w:pPr>
      <w:keepNext/>
      <w:keepLines/>
      <w:spacing w:before="240" w:after="240"/>
      <w:outlineLvl w:val="1"/>
    </w:pPr>
    <w:rPr>
      <w:rFonts w:ascii="Cambria" w:eastAsia="MS Gothic" w:hAnsi="Cambria"/>
      <w:b/>
      <w:bCs/>
      <w:color w:val="4F81BD"/>
      <w:sz w:val="32"/>
      <w:szCs w:val="26"/>
    </w:rPr>
  </w:style>
  <w:style w:type="paragraph" w:styleId="Heading3">
    <w:name w:val="heading 3"/>
    <w:basedOn w:val="Normal"/>
    <w:next w:val="Normal"/>
    <w:link w:val="Heading3Char"/>
    <w:uiPriority w:val="9"/>
    <w:unhideWhenUsed/>
    <w:qFormat/>
    <w:rsid w:val="008C4D2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C4D20"/>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8C4D20"/>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BC4E27"/>
    <w:pPr>
      <w:keepNext/>
      <w:keepLines/>
      <w:spacing w:before="200" w:after="0"/>
      <w:outlineLvl w:val="5"/>
    </w:pPr>
    <w:rPr>
      <w:rFonts w:asciiTheme="majorHAnsi" w:eastAsiaTheme="majorEastAsia" w:hAnsiTheme="majorHAnsi" w:cstheme="majorBidi"/>
      <w:i/>
      <w:iCs/>
      <w:color w:val="243F60" w:themeColor="accent1" w:themeShade="7F"/>
      <w:sz w:val="24"/>
      <w:lang w:val="vi-VN"/>
    </w:rPr>
  </w:style>
  <w:style w:type="paragraph" w:styleId="Heading7">
    <w:name w:val="heading 7"/>
    <w:basedOn w:val="Normal"/>
    <w:next w:val="Normal"/>
    <w:link w:val="Heading7Char"/>
    <w:uiPriority w:val="9"/>
    <w:unhideWhenUsed/>
    <w:qFormat/>
    <w:rsid w:val="00BC4E27"/>
    <w:pPr>
      <w:keepNext/>
      <w:keepLines/>
      <w:spacing w:before="200" w:after="0"/>
      <w:ind w:firstLine="567"/>
      <w:outlineLvl w:val="6"/>
    </w:pPr>
    <w:rPr>
      <w:rFonts w:ascii="Tahoma" w:eastAsiaTheme="majorEastAsia" w:hAnsi="Tahoma" w:cs="Tahoma"/>
      <w:i/>
      <w:iCs/>
      <w:color w:val="404040" w:themeColor="text1" w:themeTint="B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1723F2"/>
    <w:pPr>
      <w:ind w:left="720"/>
      <w:contextualSpacing/>
    </w:pPr>
  </w:style>
  <w:style w:type="character" w:customStyle="1" w:styleId="Heading1Char">
    <w:name w:val="Heading 1 Char"/>
    <w:basedOn w:val="DefaultParagraphFont"/>
    <w:link w:val="Heading1"/>
    <w:uiPriority w:val="9"/>
    <w:rsid w:val="004F31CF"/>
    <w:rPr>
      <w:rFonts w:asciiTheme="majorHAnsi" w:eastAsia="MS Gothic" w:hAnsiTheme="majorHAnsi"/>
      <w:bCs/>
      <w:color w:val="365F91"/>
      <w:sz w:val="48"/>
      <w:szCs w:val="28"/>
    </w:rPr>
  </w:style>
  <w:style w:type="character" w:customStyle="1" w:styleId="Heading2Char">
    <w:name w:val="Heading 2 Char"/>
    <w:basedOn w:val="DefaultParagraphFont"/>
    <w:link w:val="Heading2"/>
    <w:uiPriority w:val="9"/>
    <w:rsid w:val="00F07D86"/>
    <w:rPr>
      <w:rFonts w:ascii="Cambria" w:eastAsia="MS Gothic" w:hAnsi="Cambria"/>
      <w:b/>
      <w:bCs/>
      <w:color w:val="4F81BD"/>
      <w:sz w:val="32"/>
      <w:szCs w:val="26"/>
    </w:rPr>
  </w:style>
  <w:style w:type="character" w:styleId="Hyperlink">
    <w:name w:val="Hyperlink"/>
    <w:uiPriority w:val="99"/>
    <w:unhideWhenUsed/>
    <w:rsid w:val="00233E6C"/>
    <w:rPr>
      <w:color w:val="0000FF"/>
      <w:u w:val="single"/>
    </w:rPr>
  </w:style>
  <w:style w:type="paragraph" w:styleId="TOCHeading">
    <w:name w:val="TOC Heading"/>
    <w:basedOn w:val="Heading1"/>
    <w:next w:val="Normal"/>
    <w:uiPriority w:val="39"/>
    <w:unhideWhenUsed/>
    <w:qFormat/>
    <w:rsid w:val="00097636"/>
    <w:pPr>
      <w:outlineLvl w:val="9"/>
    </w:pPr>
    <w:rPr>
      <w:lang w:eastAsia="ja-JP"/>
    </w:rPr>
  </w:style>
  <w:style w:type="paragraph" w:styleId="TOC1">
    <w:name w:val="toc 1"/>
    <w:basedOn w:val="Normal"/>
    <w:next w:val="Normal"/>
    <w:autoRedefine/>
    <w:uiPriority w:val="39"/>
    <w:unhideWhenUsed/>
    <w:rsid w:val="00097636"/>
    <w:pPr>
      <w:spacing w:after="100"/>
    </w:pPr>
  </w:style>
  <w:style w:type="paragraph" w:styleId="TOC2">
    <w:name w:val="toc 2"/>
    <w:basedOn w:val="Normal"/>
    <w:next w:val="Normal"/>
    <w:autoRedefine/>
    <w:uiPriority w:val="39"/>
    <w:unhideWhenUsed/>
    <w:rsid w:val="00097636"/>
    <w:pPr>
      <w:spacing w:after="100"/>
      <w:ind w:left="220"/>
    </w:pPr>
  </w:style>
  <w:style w:type="paragraph" w:styleId="BalloonText">
    <w:name w:val="Balloon Text"/>
    <w:basedOn w:val="Normal"/>
    <w:link w:val="BalloonTextChar"/>
    <w:uiPriority w:val="99"/>
    <w:semiHidden/>
    <w:unhideWhenUsed/>
    <w:rsid w:val="0009763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7636"/>
    <w:rPr>
      <w:rFonts w:ascii="Tahoma" w:hAnsi="Tahoma" w:cs="Tahoma"/>
      <w:sz w:val="16"/>
      <w:szCs w:val="16"/>
    </w:rPr>
  </w:style>
  <w:style w:type="paragraph" w:styleId="NoSpacing">
    <w:name w:val="No Spacing"/>
    <w:link w:val="NoSpacingChar"/>
    <w:uiPriority w:val="1"/>
    <w:qFormat/>
    <w:rsid w:val="005974AB"/>
    <w:rPr>
      <w:rFonts w:eastAsia="MS Mincho"/>
      <w:sz w:val="22"/>
      <w:szCs w:val="22"/>
      <w:lang w:eastAsia="ja-JP"/>
    </w:rPr>
  </w:style>
  <w:style w:type="character" w:customStyle="1" w:styleId="NoSpacingChar">
    <w:name w:val="No Spacing Char"/>
    <w:basedOn w:val="DefaultParagraphFont"/>
    <w:link w:val="NoSpacing"/>
    <w:uiPriority w:val="1"/>
    <w:rsid w:val="005974AB"/>
    <w:rPr>
      <w:rFonts w:eastAsia="MS Mincho"/>
      <w:sz w:val="22"/>
      <w:szCs w:val="22"/>
      <w:lang w:val="en-US" w:eastAsia="ja-JP" w:bidi="ar-SA"/>
    </w:rPr>
  </w:style>
  <w:style w:type="table" w:styleId="TableGrid">
    <w:name w:val="Table Grid"/>
    <w:basedOn w:val="TableNormal"/>
    <w:uiPriority w:val="59"/>
    <w:rsid w:val="0037109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694609"/>
    <w:pPr>
      <w:tabs>
        <w:tab w:val="center" w:pos="4680"/>
        <w:tab w:val="right" w:pos="9360"/>
      </w:tabs>
      <w:spacing w:after="0" w:line="240" w:lineRule="auto"/>
    </w:pPr>
  </w:style>
  <w:style w:type="character" w:customStyle="1" w:styleId="HeaderChar">
    <w:name w:val="Header Char"/>
    <w:basedOn w:val="DefaultParagraphFont"/>
    <w:link w:val="Header"/>
    <w:uiPriority w:val="99"/>
    <w:rsid w:val="00694609"/>
  </w:style>
  <w:style w:type="paragraph" w:styleId="Footer">
    <w:name w:val="footer"/>
    <w:basedOn w:val="Normal"/>
    <w:link w:val="FooterChar"/>
    <w:uiPriority w:val="99"/>
    <w:unhideWhenUsed/>
    <w:rsid w:val="006946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694609"/>
  </w:style>
  <w:style w:type="paragraph" w:customStyle="1" w:styleId="SHTB">
    <w:name w:val="SH/TB"/>
    <w:basedOn w:val="Normal"/>
    <w:next w:val="Normal"/>
    <w:rsid w:val="00393ED8"/>
    <w:pPr>
      <w:pBdr>
        <w:bottom w:val="single" w:sz="6" w:space="0" w:color="auto"/>
      </w:pBdr>
      <w:spacing w:before="130" w:after="0" w:line="200" w:lineRule="exact"/>
    </w:pPr>
    <w:rPr>
      <w:rFonts w:ascii="New York" w:eastAsia="Times New Roman" w:hAnsi="New York"/>
      <w:sz w:val="16"/>
      <w:szCs w:val="20"/>
    </w:rPr>
  </w:style>
  <w:style w:type="paragraph" w:customStyle="1" w:styleId="NormalH">
    <w:name w:val="NormalH"/>
    <w:basedOn w:val="Normal"/>
    <w:autoRedefine/>
    <w:rsid w:val="00B514A8"/>
    <w:pPr>
      <w:pageBreakBefore/>
      <w:tabs>
        <w:tab w:val="left" w:pos="2160"/>
        <w:tab w:val="right" w:pos="5040"/>
        <w:tab w:val="left" w:pos="5760"/>
        <w:tab w:val="right" w:pos="8640"/>
      </w:tabs>
      <w:spacing w:before="360" w:after="240" w:line="240" w:lineRule="auto"/>
    </w:pPr>
    <w:rPr>
      <w:rFonts w:ascii="Cambria" w:eastAsia="Times New Roman" w:hAnsi="Cambria"/>
      <w:b/>
      <w:caps/>
      <w:color w:val="548DD4" w:themeColor="text2" w:themeTint="99"/>
      <w:sz w:val="24"/>
      <w:szCs w:val="32"/>
      <w:lang w:val="en-GB"/>
    </w:rPr>
  </w:style>
  <w:style w:type="paragraph" w:styleId="Revision">
    <w:name w:val="Revision"/>
    <w:hidden/>
    <w:uiPriority w:val="99"/>
    <w:semiHidden/>
    <w:rsid w:val="0030232E"/>
    <w:rPr>
      <w:sz w:val="22"/>
      <w:szCs w:val="22"/>
    </w:rPr>
  </w:style>
  <w:style w:type="character" w:customStyle="1" w:styleId="Heading3Char">
    <w:name w:val="Heading 3 Char"/>
    <w:basedOn w:val="DefaultParagraphFont"/>
    <w:link w:val="Heading3"/>
    <w:uiPriority w:val="9"/>
    <w:rsid w:val="008C4D20"/>
    <w:rPr>
      <w:rFonts w:asciiTheme="majorHAnsi" w:eastAsiaTheme="majorEastAsia" w:hAnsiTheme="majorHAnsi" w:cstheme="majorBidi"/>
      <w:b/>
      <w:bCs/>
      <w:color w:val="4F81BD" w:themeColor="accent1"/>
      <w:sz w:val="22"/>
      <w:szCs w:val="22"/>
    </w:rPr>
  </w:style>
  <w:style w:type="character" w:customStyle="1" w:styleId="Heading4Char">
    <w:name w:val="Heading 4 Char"/>
    <w:basedOn w:val="DefaultParagraphFont"/>
    <w:link w:val="Heading4"/>
    <w:uiPriority w:val="9"/>
    <w:rsid w:val="008C4D20"/>
    <w:rPr>
      <w:rFonts w:asciiTheme="majorHAnsi" w:eastAsiaTheme="majorEastAsia" w:hAnsiTheme="majorHAnsi" w:cstheme="majorBidi"/>
      <w:b/>
      <w:bCs/>
      <w:i/>
      <w:iCs/>
      <w:color w:val="4F81BD" w:themeColor="accent1"/>
      <w:sz w:val="22"/>
      <w:szCs w:val="22"/>
    </w:rPr>
  </w:style>
  <w:style w:type="character" w:customStyle="1" w:styleId="Heading5Char">
    <w:name w:val="Heading 5 Char"/>
    <w:basedOn w:val="DefaultParagraphFont"/>
    <w:link w:val="Heading5"/>
    <w:uiPriority w:val="9"/>
    <w:rsid w:val="008C4D20"/>
    <w:rPr>
      <w:rFonts w:asciiTheme="majorHAnsi" w:eastAsiaTheme="majorEastAsia" w:hAnsiTheme="majorHAnsi" w:cstheme="majorBidi"/>
      <w:color w:val="243F60" w:themeColor="accent1" w:themeShade="7F"/>
      <w:sz w:val="22"/>
      <w:szCs w:val="22"/>
    </w:rPr>
  </w:style>
  <w:style w:type="character" w:styleId="BookTitle">
    <w:name w:val="Book Title"/>
    <w:basedOn w:val="DefaultParagraphFont"/>
    <w:uiPriority w:val="33"/>
    <w:qFormat/>
    <w:rsid w:val="008C4D20"/>
    <w:rPr>
      <w:b/>
      <w:bCs/>
      <w:smallCaps/>
      <w:spacing w:val="5"/>
    </w:rPr>
  </w:style>
  <w:style w:type="paragraph" w:styleId="Quote">
    <w:name w:val="Quote"/>
    <w:basedOn w:val="Normal"/>
    <w:next w:val="Normal"/>
    <w:link w:val="QuoteChar"/>
    <w:uiPriority w:val="29"/>
    <w:qFormat/>
    <w:rsid w:val="008C4D20"/>
    <w:rPr>
      <w:i/>
      <w:iCs/>
      <w:color w:val="000000" w:themeColor="text1"/>
    </w:rPr>
  </w:style>
  <w:style w:type="character" w:customStyle="1" w:styleId="QuoteChar">
    <w:name w:val="Quote Char"/>
    <w:basedOn w:val="DefaultParagraphFont"/>
    <w:link w:val="Quote"/>
    <w:uiPriority w:val="29"/>
    <w:rsid w:val="008C4D20"/>
    <w:rPr>
      <w:i/>
      <w:iCs/>
      <w:color w:val="000000" w:themeColor="text1"/>
      <w:sz w:val="22"/>
      <w:szCs w:val="22"/>
    </w:rPr>
  </w:style>
  <w:style w:type="table" w:styleId="MediumShading1-Accent5">
    <w:name w:val="Medium Shading 1 Accent 5"/>
    <w:basedOn w:val="TableNormal"/>
    <w:uiPriority w:val="63"/>
    <w:rsid w:val="009F1BD5"/>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
    <w:name w:val="Medium Shading 1"/>
    <w:basedOn w:val="TableNormal"/>
    <w:uiPriority w:val="63"/>
    <w:rsid w:val="009F1BD5"/>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LightGrid-Accent3">
    <w:name w:val="Light Grid Accent 3"/>
    <w:basedOn w:val="TableNormal"/>
    <w:uiPriority w:val="62"/>
    <w:rsid w:val="009F1BD5"/>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paragraph" w:customStyle="1" w:styleId="Asc">
    <w:name w:val="Asc"/>
    <w:basedOn w:val="Normal"/>
    <w:link w:val="AscChar"/>
    <w:qFormat/>
    <w:rsid w:val="001F08C7"/>
    <w:pPr>
      <w:ind w:left="720"/>
    </w:pPr>
    <w:rPr>
      <w:sz w:val="24"/>
    </w:rPr>
  </w:style>
  <w:style w:type="character" w:customStyle="1" w:styleId="AscChar">
    <w:name w:val="Asc Char"/>
    <w:basedOn w:val="DefaultParagraphFont"/>
    <w:link w:val="Asc"/>
    <w:rsid w:val="001F08C7"/>
    <w:rPr>
      <w:sz w:val="24"/>
      <w:szCs w:val="22"/>
    </w:rPr>
  </w:style>
  <w:style w:type="table" w:styleId="LightShading-Accent5">
    <w:name w:val="Light Shading Accent 5"/>
    <w:basedOn w:val="TableNormal"/>
    <w:uiPriority w:val="60"/>
    <w:rsid w:val="00783858"/>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4">
    <w:name w:val="Light Shading Accent 4"/>
    <w:basedOn w:val="TableNormal"/>
    <w:uiPriority w:val="60"/>
    <w:rsid w:val="00783858"/>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3">
    <w:name w:val="Light Shading Accent 3"/>
    <w:basedOn w:val="TableNormal"/>
    <w:uiPriority w:val="60"/>
    <w:rsid w:val="00783858"/>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2">
    <w:name w:val="Light Shading Accent 2"/>
    <w:basedOn w:val="TableNormal"/>
    <w:uiPriority w:val="60"/>
    <w:rsid w:val="00783858"/>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customStyle="1" w:styleId="Heading21">
    <w:name w:val="Heading 2.1"/>
    <w:basedOn w:val="Heading2"/>
    <w:link w:val="Heading21Char"/>
    <w:qFormat/>
    <w:rsid w:val="00F40E17"/>
  </w:style>
  <w:style w:type="character" w:customStyle="1" w:styleId="Heading21Char">
    <w:name w:val="Heading 2.1 Char"/>
    <w:basedOn w:val="Heading2Char"/>
    <w:link w:val="Heading21"/>
    <w:rsid w:val="00F40E17"/>
    <w:rPr>
      <w:rFonts w:ascii="Cambria" w:eastAsia="MS Gothic" w:hAnsi="Cambria" w:cs="Times New Roman"/>
      <w:b/>
      <w:bCs/>
      <w:color w:val="4F81BD"/>
      <w:sz w:val="26"/>
      <w:szCs w:val="26"/>
    </w:rPr>
  </w:style>
  <w:style w:type="table" w:customStyle="1" w:styleId="TableGrid1">
    <w:name w:val="Table Grid1"/>
    <w:basedOn w:val="TableNormal"/>
    <w:next w:val="TableGrid"/>
    <w:uiPriority w:val="59"/>
    <w:rsid w:val="00384668"/>
    <w:rPr>
      <w:rFonts w:asciiTheme="minorHAnsi" w:eastAsiaTheme="minorHAnsi" w:hAnsiTheme="minorHAnsi" w:cstheme="minorBid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Accent1">
    <w:name w:val="Medium Grid 3 Accent 1"/>
    <w:basedOn w:val="TableNormal"/>
    <w:uiPriority w:val="69"/>
    <w:rsid w:val="00D63596"/>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3">
    <w:name w:val="Medium Grid 3 Accent 3"/>
    <w:basedOn w:val="TableNormal"/>
    <w:uiPriority w:val="69"/>
    <w:rsid w:val="00D63596"/>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Shading1-Accent3">
    <w:name w:val="Medium Shading 1 Accent 3"/>
    <w:basedOn w:val="TableNormal"/>
    <w:uiPriority w:val="63"/>
    <w:rsid w:val="005000D2"/>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LightList">
    <w:name w:val="Light List"/>
    <w:basedOn w:val="TableNormal"/>
    <w:uiPriority w:val="61"/>
    <w:rsid w:val="005000D2"/>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Caption">
    <w:name w:val="caption"/>
    <w:basedOn w:val="Normal"/>
    <w:next w:val="Normal"/>
    <w:uiPriority w:val="35"/>
    <w:unhideWhenUsed/>
    <w:qFormat/>
    <w:rsid w:val="005000D2"/>
    <w:pPr>
      <w:spacing w:line="240" w:lineRule="auto"/>
    </w:pPr>
    <w:rPr>
      <w:b/>
      <w:bCs/>
      <w:color w:val="4F81BD" w:themeColor="accent1"/>
      <w:sz w:val="18"/>
      <w:szCs w:val="18"/>
    </w:rPr>
  </w:style>
  <w:style w:type="paragraph" w:styleId="Title">
    <w:name w:val="Title"/>
    <w:basedOn w:val="Normal"/>
    <w:next w:val="Normal"/>
    <w:link w:val="TitleChar"/>
    <w:uiPriority w:val="10"/>
    <w:qFormat/>
    <w:rsid w:val="0014115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41155"/>
    <w:rPr>
      <w:rFonts w:asciiTheme="majorHAnsi" w:eastAsiaTheme="majorEastAsia" w:hAnsiTheme="majorHAnsi" w:cstheme="majorBidi"/>
      <w:color w:val="17365D" w:themeColor="text2" w:themeShade="BF"/>
      <w:spacing w:val="5"/>
      <w:kern w:val="28"/>
      <w:sz w:val="52"/>
      <w:szCs w:val="52"/>
    </w:rPr>
  </w:style>
  <w:style w:type="table" w:customStyle="1" w:styleId="MediumShading11">
    <w:name w:val="Medium Shading 11"/>
    <w:basedOn w:val="TableNormal"/>
    <w:uiPriority w:val="63"/>
    <w:rsid w:val="009C1BCC"/>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character" w:styleId="IntenseEmphasis">
    <w:name w:val="Intense Emphasis"/>
    <w:basedOn w:val="DefaultParagraphFont"/>
    <w:uiPriority w:val="21"/>
    <w:qFormat/>
    <w:rsid w:val="009C1BCC"/>
    <w:rPr>
      <w:b/>
      <w:bCs/>
      <w:i/>
      <w:iCs/>
      <w:color w:val="4F81BD" w:themeColor="accent1"/>
    </w:rPr>
  </w:style>
  <w:style w:type="paragraph" w:styleId="TOC3">
    <w:name w:val="toc 3"/>
    <w:basedOn w:val="Normal"/>
    <w:next w:val="Normal"/>
    <w:autoRedefine/>
    <w:uiPriority w:val="39"/>
    <w:unhideWhenUsed/>
    <w:rsid w:val="009C1BCC"/>
    <w:pPr>
      <w:spacing w:after="100"/>
      <w:ind w:left="440"/>
    </w:pPr>
  </w:style>
  <w:style w:type="table" w:customStyle="1" w:styleId="LightList-Accent11">
    <w:name w:val="Light List - Accent 11"/>
    <w:basedOn w:val="TableNormal"/>
    <w:uiPriority w:val="61"/>
    <w:rsid w:val="009C1BCC"/>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3">
    <w:name w:val="Light List Accent 3"/>
    <w:basedOn w:val="TableNormal"/>
    <w:uiPriority w:val="61"/>
    <w:rsid w:val="009C1BCC"/>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customStyle="1" w:styleId="LightList1">
    <w:name w:val="Light List1"/>
    <w:basedOn w:val="TableNormal"/>
    <w:uiPriority w:val="61"/>
    <w:rsid w:val="009C1BCC"/>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numbering" w:customStyle="1" w:styleId="Style1">
    <w:name w:val="Style1"/>
    <w:uiPriority w:val="99"/>
    <w:rsid w:val="009C1BCC"/>
    <w:pPr>
      <w:numPr>
        <w:numId w:val="46"/>
      </w:numPr>
    </w:pPr>
  </w:style>
  <w:style w:type="character" w:styleId="CommentReference">
    <w:name w:val="annotation reference"/>
    <w:basedOn w:val="DefaultParagraphFont"/>
    <w:uiPriority w:val="99"/>
    <w:semiHidden/>
    <w:unhideWhenUsed/>
    <w:rsid w:val="009C1BCC"/>
    <w:rPr>
      <w:sz w:val="16"/>
      <w:szCs w:val="16"/>
    </w:rPr>
  </w:style>
  <w:style w:type="paragraph" w:styleId="CommentText">
    <w:name w:val="annotation text"/>
    <w:basedOn w:val="Normal"/>
    <w:link w:val="CommentTextChar"/>
    <w:uiPriority w:val="99"/>
    <w:semiHidden/>
    <w:unhideWhenUsed/>
    <w:rsid w:val="009C1BCC"/>
    <w:pPr>
      <w:spacing w:line="240" w:lineRule="auto"/>
    </w:pPr>
    <w:rPr>
      <w:rFonts w:asciiTheme="minorHAnsi" w:eastAsiaTheme="minorHAnsi" w:hAnsiTheme="minorHAnsi" w:cstheme="minorBidi"/>
      <w:sz w:val="20"/>
      <w:szCs w:val="20"/>
      <w:lang w:val="vi-VN"/>
    </w:rPr>
  </w:style>
  <w:style w:type="character" w:customStyle="1" w:styleId="CommentTextChar">
    <w:name w:val="Comment Text Char"/>
    <w:basedOn w:val="DefaultParagraphFont"/>
    <w:link w:val="CommentText"/>
    <w:uiPriority w:val="99"/>
    <w:semiHidden/>
    <w:rsid w:val="009C1BCC"/>
    <w:rPr>
      <w:rFonts w:asciiTheme="minorHAnsi" w:eastAsiaTheme="minorHAnsi" w:hAnsiTheme="minorHAnsi" w:cstheme="minorBidi"/>
      <w:lang w:val="vi-VN"/>
    </w:rPr>
  </w:style>
  <w:style w:type="paragraph" w:styleId="TOC4">
    <w:name w:val="toc 4"/>
    <w:basedOn w:val="Normal"/>
    <w:next w:val="Normal"/>
    <w:autoRedefine/>
    <w:uiPriority w:val="39"/>
    <w:unhideWhenUsed/>
    <w:rsid w:val="009C1BCC"/>
    <w:pPr>
      <w:spacing w:after="100"/>
      <w:ind w:left="660"/>
    </w:pPr>
    <w:rPr>
      <w:rFonts w:asciiTheme="minorHAnsi" w:eastAsiaTheme="minorEastAsia" w:hAnsiTheme="minorHAnsi" w:cstheme="minorBidi"/>
      <w:lang w:eastAsia="ja-JP"/>
    </w:rPr>
  </w:style>
  <w:style w:type="paragraph" w:styleId="TOC5">
    <w:name w:val="toc 5"/>
    <w:basedOn w:val="Normal"/>
    <w:next w:val="Normal"/>
    <w:autoRedefine/>
    <w:uiPriority w:val="39"/>
    <w:unhideWhenUsed/>
    <w:rsid w:val="009C1BCC"/>
    <w:pPr>
      <w:spacing w:after="100"/>
      <w:ind w:left="880"/>
    </w:pPr>
    <w:rPr>
      <w:rFonts w:asciiTheme="minorHAnsi" w:eastAsiaTheme="minorEastAsia" w:hAnsiTheme="minorHAnsi" w:cstheme="minorBidi"/>
      <w:lang w:eastAsia="ja-JP"/>
    </w:rPr>
  </w:style>
  <w:style w:type="paragraph" w:styleId="TOC6">
    <w:name w:val="toc 6"/>
    <w:basedOn w:val="Normal"/>
    <w:next w:val="Normal"/>
    <w:autoRedefine/>
    <w:uiPriority w:val="39"/>
    <w:unhideWhenUsed/>
    <w:rsid w:val="009C1BCC"/>
    <w:pPr>
      <w:spacing w:after="100"/>
      <w:ind w:left="1100"/>
    </w:pPr>
    <w:rPr>
      <w:rFonts w:asciiTheme="minorHAnsi" w:eastAsiaTheme="minorEastAsia" w:hAnsiTheme="minorHAnsi" w:cstheme="minorBidi"/>
      <w:lang w:eastAsia="ja-JP"/>
    </w:rPr>
  </w:style>
  <w:style w:type="paragraph" w:styleId="TOC7">
    <w:name w:val="toc 7"/>
    <w:basedOn w:val="Normal"/>
    <w:next w:val="Normal"/>
    <w:autoRedefine/>
    <w:uiPriority w:val="39"/>
    <w:unhideWhenUsed/>
    <w:rsid w:val="009C1BCC"/>
    <w:pPr>
      <w:spacing w:after="100"/>
      <w:ind w:left="1320"/>
    </w:pPr>
    <w:rPr>
      <w:rFonts w:asciiTheme="minorHAnsi" w:eastAsiaTheme="minorEastAsia" w:hAnsiTheme="minorHAnsi" w:cstheme="minorBidi"/>
      <w:lang w:eastAsia="ja-JP"/>
    </w:rPr>
  </w:style>
  <w:style w:type="paragraph" w:styleId="TOC8">
    <w:name w:val="toc 8"/>
    <w:basedOn w:val="Normal"/>
    <w:next w:val="Normal"/>
    <w:autoRedefine/>
    <w:uiPriority w:val="39"/>
    <w:unhideWhenUsed/>
    <w:rsid w:val="009C1BCC"/>
    <w:pPr>
      <w:spacing w:after="100"/>
      <w:ind w:left="1540"/>
    </w:pPr>
    <w:rPr>
      <w:rFonts w:asciiTheme="minorHAnsi" w:eastAsiaTheme="minorEastAsia" w:hAnsiTheme="minorHAnsi" w:cstheme="minorBidi"/>
      <w:lang w:eastAsia="ja-JP"/>
    </w:rPr>
  </w:style>
  <w:style w:type="paragraph" w:styleId="TOC9">
    <w:name w:val="toc 9"/>
    <w:basedOn w:val="Normal"/>
    <w:next w:val="Normal"/>
    <w:autoRedefine/>
    <w:uiPriority w:val="39"/>
    <w:unhideWhenUsed/>
    <w:rsid w:val="009C1BCC"/>
    <w:pPr>
      <w:spacing w:after="100"/>
      <w:ind w:left="1760"/>
    </w:pPr>
    <w:rPr>
      <w:rFonts w:asciiTheme="minorHAnsi" w:eastAsiaTheme="minorEastAsia" w:hAnsiTheme="minorHAnsi" w:cstheme="minorBidi"/>
      <w:lang w:eastAsia="ja-JP"/>
    </w:rPr>
  </w:style>
  <w:style w:type="table" w:styleId="LightList-Accent1">
    <w:name w:val="Light List Accent 1"/>
    <w:basedOn w:val="TableNormal"/>
    <w:uiPriority w:val="61"/>
    <w:rsid w:val="00093BEF"/>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4">
    <w:name w:val="Light List Accent 4"/>
    <w:basedOn w:val="TableNormal"/>
    <w:uiPriority w:val="61"/>
    <w:rsid w:val="00093BEF"/>
    <w:rPr>
      <w:rFonts w:asciiTheme="minorHAnsi" w:eastAsiaTheme="minorHAnsi" w:hAnsiTheme="minorHAnsi" w:cstheme="minorBidi"/>
      <w:sz w:val="22"/>
      <w:szCs w:val="22"/>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2">
    <w:name w:val="Light List Accent 2"/>
    <w:basedOn w:val="TableNormal"/>
    <w:uiPriority w:val="61"/>
    <w:rsid w:val="00093BEF"/>
    <w:rPr>
      <w:rFonts w:asciiTheme="minorHAnsi" w:eastAsiaTheme="minorHAnsi" w:hAnsiTheme="minorHAnsi" w:cstheme="minorBidi"/>
      <w:sz w:val="22"/>
      <w:szCs w:val="22"/>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Shading">
    <w:name w:val="Light Shading"/>
    <w:basedOn w:val="TableNormal"/>
    <w:uiPriority w:val="60"/>
    <w:rsid w:val="00093BEF"/>
    <w:rPr>
      <w:rFonts w:asciiTheme="minorHAnsi" w:eastAsiaTheme="minorHAnsi" w:hAnsiTheme="minorHAnsi" w:cstheme="minorBidi"/>
      <w:color w:val="000000" w:themeColor="text1" w:themeShade="BF"/>
      <w:sz w:val="22"/>
      <w:szCs w:val="22"/>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093BEF"/>
    <w:rPr>
      <w:rFonts w:asciiTheme="minorHAnsi" w:eastAsiaTheme="minorHAnsi" w:hAnsiTheme="minorHAnsi" w:cstheme="minorBidi"/>
      <w:color w:val="365F91" w:themeColor="accent1" w:themeShade="BF"/>
      <w:sz w:val="22"/>
      <w:szCs w:val="22"/>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ColorfulList">
    <w:name w:val="Colorful List"/>
    <w:basedOn w:val="TableNormal"/>
    <w:uiPriority w:val="72"/>
    <w:rsid w:val="00093BEF"/>
    <w:rPr>
      <w:rFonts w:asciiTheme="minorHAnsi" w:eastAsiaTheme="minorHAnsi" w:hAnsiTheme="minorHAnsi" w:cstheme="minorBidi"/>
      <w:color w:val="000000" w:themeColor="text1"/>
      <w:sz w:val="22"/>
      <w:szCs w:val="22"/>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character" w:customStyle="1" w:styleId="Heading6Char">
    <w:name w:val="Heading 6 Char"/>
    <w:basedOn w:val="DefaultParagraphFont"/>
    <w:link w:val="Heading6"/>
    <w:uiPriority w:val="9"/>
    <w:rsid w:val="00BC4E27"/>
    <w:rPr>
      <w:rFonts w:asciiTheme="majorHAnsi" w:eastAsiaTheme="majorEastAsia" w:hAnsiTheme="majorHAnsi" w:cstheme="majorBidi"/>
      <w:i/>
      <w:iCs/>
      <w:color w:val="243F60" w:themeColor="accent1" w:themeShade="7F"/>
      <w:sz w:val="24"/>
      <w:szCs w:val="22"/>
      <w:lang w:val="vi-VN"/>
    </w:rPr>
  </w:style>
  <w:style w:type="character" w:customStyle="1" w:styleId="Heading7Char">
    <w:name w:val="Heading 7 Char"/>
    <w:basedOn w:val="DefaultParagraphFont"/>
    <w:link w:val="Heading7"/>
    <w:uiPriority w:val="9"/>
    <w:rsid w:val="00BC4E27"/>
    <w:rPr>
      <w:rFonts w:ascii="Tahoma" w:eastAsiaTheme="majorEastAsia" w:hAnsi="Tahoma" w:cs="Tahoma"/>
      <w:i/>
      <w:iCs/>
      <w:color w:val="404040" w:themeColor="text1" w:themeTint="BF"/>
      <w:sz w:val="24"/>
      <w:szCs w:val="22"/>
    </w:rPr>
  </w:style>
  <w:style w:type="character" w:customStyle="1" w:styleId="apple-style-span">
    <w:name w:val="apple-style-span"/>
    <w:basedOn w:val="DefaultParagraphFont"/>
    <w:rsid w:val="00BC4E27"/>
  </w:style>
  <w:style w:type="character" w:customStyle="1" w:styleId="apple-converted-space">
    <w:name w:val="apple-converted-space"/>
    <w:basedOn w:val="DefaultParagraphFont"/>
    <w:rsid w:val="00BC4E27"/>
  </w:style>
  <w:style w:type="paragraph" w:styleId="NormalWeb">
    <w:name w:val="Normal (Web)"/>
    <w:basedOn w:val="Normal"/>
    <w:uiPriority w:val="99"/>
    <w:unhideWhenUsed/>
    <w:rsid w:val="00BC4E27"/>
    <w:pPr>
      <w:spacing w:before="100" w:beforeAutospacing="1" w:after="100" w:afterAutospacing="1" w:line="240" w:lineRule="auto"/>
    </w:pPr>
    <w:rPr>
      <w:rFonts w:ascii="Times New Roman" w:eastAsia="Times New Roman" w:hAnsi="Times New Roman"/>
      <w:sz w:val="24"/>
      <w:szCs w:val="24"/>
    </w:rPr>
  </w:style>
  <w:style w:type="character" w:customStyle="1" w:styleId="code">
    <w:name w:val="code"/>
    <w:basedOn w:val="DefaultParagraphFont"/>
    <w:rsid w:val="00BC4E27"/>
  </w:style>
  <w:style w:type="character" w:customStyle="1" w:styleId="label">
    <w:name w:val="label"/>
    <w:basedOn w:val="DefaultParagraphFont"/>
    <w:rsid w:val="00BC4E27"/>
  </w:style>
  <w:style w:type="character" w:styleId="Strong">
    <w:name w:val="Strong"/>
    <w:basedOn w:val="DefaultParagraphFont"/>
    <w:uiPriority w:val="22"/>
    <w:qFormat/>
    <w:rsid w:val="00BC4E27"/>
    <w:rPr>
      <w:b/>
      <w:bCs/>
    </w:rPr>
  </w:style>
  <w:style w:type="paragraph" w:customStyle="1" w:styleId="SourceCode">
    <w:name w:val="$Source Code"/>
    <w:basedOn w:val="Normal"/>
    <w:link w:val="SourceCodeChar"/>
    <w:rsid w:val="00BC4E27"/>
    <w:pPr>
      <w:spacing w:after="0" w:line="240" w:lineRule="auto"/>
      <w:ind w:left="720"/>
    </w:pPr>
    <w:rPr>
      <w:rFonts w:ascii="Courier New" w:eastAsia="Times New Roman" w:hAnsi="Courier New" w:cs="Courier New"/>
      <w:color w:val="0000FF"/>
      <w:sz w:val="18"/>
      <w:szCs w:val="18"/>
    </w:rPr>
  </w:style>
  <w:style w:type="character" w:customStyle="1" w:styleId="SourceCodeChar">
    <w:name w:val="$Source Code Char"/>
    <w:basedOn w:val="DefaultParagraphFont"/>
    <w:link w:val="SourceCode"/>
    <w:locked/>
    <w:rsid w:val="00BC4E27"/>
    <w:rPr>
      <w:rFonts w:ascii="Courier New" w:eastAsia="Times New Roman" w:hAnsi="Courier New" w:cs="Courier New"/>
      <w:color w:val="0000FF"/>
      <w:sz w:val="18"/>
      <w:szCs w:val="18"/>
    </w:rPr>
  </w:style>
  <w:style w:type="paragraph" w:customStyle="1" w:styleId="SourceCode-Good">
    <w:name w:val="$Source Code - Good"/>
    <w:basedOn w:val="Normal"/>
    <w:link w:val="SourceCode-GoodChar"/>
    <w:rsid w:val="00BC4E27"/>
    <w:pPr>
      <w:spacing w:after="0" w:line="240" w:lineRule="auto"/>
      <w:ind w:left="720"/>
    </w:pPr>
    <w:rPr>
      <w:rFonts w:ascii="Courier New" w:eastAsia="Times New Roman" w:hAnsi="Courier New" w:cs="Courier New"/>
      <w:color w:val="008000"/>
      <w:sz w:val="18"/>
      <w:szCs w:val="18"/>
    </w:rPr>
  </w:style>
  <w:style w:type="character" w:customStyle="1" w:styleId="SourceCode-GoodChar">
    <w:name w:val="$Source Code - Good Char"/>
    <w:basedOn w:val="DefaultParagraphFont"/>
    <w:link w:val="SourceCode-Good"/>
    <w:locked/>
    <w:rsid w:val="00BC4E27"/>
    <w:rPr>
      <w:rFonts w:ascii="Courier New" w:eastAsia="Times New Roman" w:hAnsi="Courier New" w:cs="Courier New"/>
      <w:color w:val="008000"/>
      <w:sz w:val="18"/>
      <w:szCs w:val="18"/>
    </w:rPr>
  </w:style>
  <w:style w:type="paragraph" w:styleId="BodyText">
    <w:name w:val="Body Text"/>
    <w:basedOn w:val="Normal"/>
    <w:link w:val="BodyTextChar"/>
    <w:uiPriority w:val="99"/>
    <w:semiHidden/>
    <w:unhideWhenUsed/>
    <w:rsid w:val="00BC4E27"/>
    <w:pPr>
      <w:spacing w:after="120" w:line="240" w:lineRule="auto"/>
    </w:pPr>
    <w:rPr>
      <w:rFonts w:ascii="Arial" w:eastAsia="MS Mincho" w:hAnsi="Arial"/>
      <w:sz w:val="24"/>
      <w:lang w:eastAsia="ja-JP"/>
    </w:rPr>
  </w:style>
  <w:style w:type="character" w:customStyle="1" w:styleId="BodyTextChar">
    <w:name w:val="Body Text Char"/>
    <w:basedOn w:val="DefaultParagraphFont"/>
    <w:link w:val="BodyText"/>
    <w:uiPriority w:val="99"/>
    <w:semiHidden/>
    <w:rsid w:val="00BC4E27"/>
    <w:rPr>
      <w:rFonts w:ascii="Arial" w:eastAsia="MS Mincho" w:hAnsi="Arial"/>
      <w:sz w:val="24"/>
      <w:szCs w:val="22"/>
      <w:lang w:eastAsia="ja-JP"/>
    </w:rPr>
  </w:style>
  <w:style w:type="paragraph" w:customStyle="1" w:styleId="InfoBlue">
    <w:name w:val="InfoBlue"/>
    <w:basedOn w:val="Normal"/>
    <w:next w:val="BodyText"/>
    <w:autoRedefine/>
    <w:uiPriority w:val="99"/>
    <w:rsid w:val="00BC4E27"/>
    <w:pPr>
      <w:widowControl w:val="0"/>
      <w:numPr>
        <w:numId w:val="181"/>
      </w:numPr>
      <w:tabs>
        <w:tab w:val="left" w:pos="993"/>
      </w:tabs>
      <w:spacing w:after="0" w:line="360" w:lineRule="auto"/>
    </w:pPr>
    <w:rPr>
      <w:rFonts w:ascii="Tahoma" w:eastAsia="Times New Roman" w:hAnsi="Tahoma" w:cs="Tahoma"/>
      <w:i/>
      <w:color w:val="0000FF"/>
      <w:sz w:val="20"/>
      <w:szCs w:val="20"/>
    </w:rPr>
  </w:style>
  <w:style w:type="paragraph" w:customStyle="1" w:styleId="MediumGrid1-Accent22">
    <w:name w:val="Medium Grid 1 - Accent 22"/>
    <w:basedOn w:val="Normal"/>
    <w:uiPriority w:val="34"/>
    <w:qFormat/>
    <w:rsid w:val="00BC4E27"/>
    <w:pPr>
      <w:ind w:left="720"/>
      <w:contextualSpacing/>
    </w:pPr>
    <w:rPr>
      <w:sz w:val="24"/>
    </w:rPr>
  </w:style>
  <w:style w:type="character" w:customStyle="1" w:styleId="mw-headline">
    <w:name w:val="mw-headline"/>
    <w:basedOn w:val="DefaultParagraphFont"/>
    <w:rsid w:val="00BC4E27"/>
  </w:style>
  <w:style w:type="paragraph" w:styleId="EndnoteText">
    <w:name w:val="endnote text"/>
    <w:basedOn w:val="Normal"/>
    <w:link w:val="EndnoteTextChar"/>
    <w:uiPriority w:val="99"/>
    <w:semiHidden/>
    <w:unhideWhenUsed/>
    <w:rsid w:val="00BC4E27"/>
    <w:pPr>
      <w:spacing w:after="0" w:line="240" w:lineRule="auto"/>
    </w:pPr>
    <w:rPr>
      <w:rFonts w:asciiTheme="minorHAnsi" w:eastAsiaTheme="minorHAnsi" w:hAnsiTheme="minorHAnsi" w:cstheme="minorBidi"/>
      <w:sz w:val="20"/>
      <w:szCs w:val="20"/>
    </w:rPr>
  </w:style>
  <w:style w:type="character" w:customStyle="1" w:styleId="EndnoteTextChar">
    <w:name w:val="Endnote Text Char"/>
    <w:basedOn w:val="DefaultParagraphFont"/>
    <w:link w:val="EndnoteText"/>
    <w:uiPriority w:val="99"/>
    <w:semiHidden/>
    <w:rsid w:val="00BC4E27"/>
    <w:rPr>
      <w:rFonts w:asciiTheme="minorHAnsi" w:eastAsiaTheme="minorHAnsi" w:hAnsiTheme="minorHAnsi" w:cstheme="minorBidi"/>
    </w:rPr>
  </w:style>
  <w:style w:type="character" w:styleId="EndnoteReference">
    <w:name w:val="endnote reference"/>
    <w:basedOn w:val="DefaultParagraphFont"/>
    <w:uiPriority w:val="99"/>
    <w:semiHidden/>
    <w:unhideWhenUsed/>
    <w:rsid w:val="00BC4E27"/>
    <w:rPr>
      <w:vertAlign w:val="superscript"/>
    </w:rPr>
  </w:style>
  <w:style w:type="character" w:styleId="Emphasis">
    <w:name w:val="Emphasis"/>
    <w:basedOn w:val="DefaultParagraphFont"/>
    <w:uiPriority w:val="20"/>
    <w:qFormat/>
    <w:rsid w:val="00BC4E27"/>
    <w:rPr>
      <w:i/>
      <w:iCs/>
    </w:rPr>
  </w:style>
  <w:style w:type="paragraph" w:styleId="CommentSubject">
    <w:name w:val="annotation subject"/>
    <w:basedOn w:val="CommentText"/>
    <w:next w:val="CommentText"/>
    <w:link w:val="CommentSubjectChar"/>
    <w:uiPriority w:val="99"/>
    <w:semiHidden/>
    <w:unhideWhenUsed/>
    <w:rsid w:val="00BC4E27"/>
    <w:rPr>
      <w:b/>
      <w:bCs/>
      <w:lang w:val="en-US"/>
    </w:rPr>
  </w:style>
  <w:style w:type="character" w:customStyle="1" w:styleId="CommentSubjectChar">
    <w:name w:val="Comment Subject Char"/>
    <w:basedOn w:val="CommentTextChar"/>
    <w:link w:val="CommentSubject"/>
    <w:uiPriority w:val="99"/>
    <w:semiHidden/>
    <w:rsid w:val="00BC4E27"/>
    <w:rPr>
      <w:rFonts w:asciiTheme="minorHAnsi" w:eastAsiaTheme="minorHAnsi" w:hAnsiTheme="minorHAnsi" w:cstheme="minorBidi"/>
      <w:b/>
      <w:bCs/>
      <w:lang w:val="vi-VN"/>
    </w:rPr>
  </w:style>
  <w:style w:type="character" w:customStyle="1" w:styleId="field-validation-error">
    <w:name w:val="field-validation-error"/>
    <w:basedOn w:val="DefaultParagraphFont"/>
    <w:rsid w:val="00BC4E27"/>
  </w:style>
  <w:style w:type="paragraph" w:styleId="PlainText">
    <w:name w:val="Plain Text"/>
    <w:basedOn w:val="Normal"/>
    <w:link w:val="PlainTextChar"/>
    <w:uiPriority w:val="99"/>
    <w:unhideWhenUsed/>
    <w:rsid w:val="00BC4E27"/>
    <w:pPr>
      <w:spacing w:after="0" w:line="240" w:lineRule="auto"/>
    </w:pPr>
    <w:rPr>
      <w:rFonts w:ascii="Consolas" w:eastAsiaTheme="minorEastAsia" w:hAnsi="Consolas" w:cstheme="minorBidi"/>
      <w:sz w:val="21"/>
      <w:szCs w:val="21"/>
      <w:lang w:eastAsia="ja-JP"/>
    </w:rPr>
  </w:style>
  <w:style w:type="character" w:customStyle="1" w:styleId="PlainTextChar">
    <w:name w:val="Plain Text Char"/>
    <w:basedOn w:val="DefaultParagraphFont"/>
    <w:link w:val="PlainText"/>
    <w:uiPriority w:val="99"/>
    <w:rsid w:val="00BC4E27"/>
    <w:rPr>
      <w:rFonts w:ascii="Consolas" w:eastAsiaTheme="minorEastAsia" w:hAnsi="Consolas" w:cstheme="minorBidi"/>
      <w:sz w:val="21"/>
      <w:szCs w:val="21"/>
      <w:lang w:eastAsia="ja-JP"/>
    </w:rPr>
  </w:style>
  <w:style w:type="character" w:customStyle="1" w:styleId="shorttext">
    <w:name w:val="short_text"/>
    <w:basedOn w:val="DefaultParagraphFont"/>
    <w:rsid w:val="00BC4E27"/>
  </w:style>
  <w:style w:type="character" w:customStyle="1" w:styleId="hps">
    <w:name w:val="hps"/>
    <w:basedOn w:val="DefaultParagraphFont"/>
    <w:rsid w:val="00BC4E27"/>
  </w:style>
  <w:style w:type="character" w:styleId="FollowedHyperlink">
    <w:name w:val="FollowedHyperlink"/>
    <w:basedOn w:val="DefaultParagraphFont"/>
    <w:uiPriority w:val="99"/>
    <w:semiHidden/>
    <w:unhideWhenUsed/>
    <w:rsid w:val="00BC4E27"/>
    <w:rPr>
      <w:color w:val="800080" w:themeColor="followedHyperlink"/>
      <w:u w:val="single"/>
    </w:rPr>
  </w:style>
  <w:style w:type="character" w:customStyle="1" w:styleId="ListParagraphChar">
    <w:name w:val="List Paragraph Char"/>
    <w:link w:val="ListParagraph"/>
    <w:uiPriority w:val="34"/>
    <w:locked/>
    <w:rsid w:val="00BC4E27"/>
    <w:rPr>
      <w:sz w:val="22"/>
      <w:szCs w:val="22"/>
    </w:rPr>
  </w:style>
  <w:style w:type="table" w:styleId="LightList-Accent5">
    <w:name w:val="Light List Accent 5"/>
    <w:basedOn w:val="TableNormal"/>
    <w:uiPriority w:val="61"/>
    <w:rsid w:val="00BC4E27"/>
    <w:rPr>
      <w:rFonts w:asciiTheme="minorHAnsi" w:eastAsiaTheme="minorHAnsi" w:hAnsiTheme="minorHAnsi" w:cstheme="minorBidi"/>
      <w:sz w:val="22"/>
      <w:szCs w:val="22"/>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customStyle="1" w:styleId="Operations">
    <w:name w:val="Operations"/>
    <w:link w:val="OperationsChar"/>
    <w:qFormat/>
    <w:rsid w:val="00BC4E27"/>
    <w:pPr>
      <w:spacing w:line="276" w:lineRule="auto"/>
      <w:ind w:firstLine="720"/>
    </w:pPr>
    <w:rPr>
      <w:rFonts w:asciiTheme="majorHAnsi" w:eastAsiaTheme="majorEastAsia" w:hAnsiTheme="majorHAnsi" w:cstheme="majorBidi"/>
      <w:i/>
      <w:iCs/>
      <w:color w:val="243F60" w:themeColor="accent1" w:themeShade="7F"/>
      <w:sz w:val="24"/>
      <w:szCs w:val="22"/>
      <w:lang w:val="vi-VN"/>
    </w:rPr>
  </w:style>
  <w:style w:type="character" w:customStyle="1" w:styleId="OperationsChar">
    <w:name w:val="Operations Char"/>
    <w:basedOn w:val="Heading6Char"/>
    <w:link w:val="Operations"/>
    <w:rsid w:val="00BC4E27"/>
    <w:rPr>
      <w:rFonts w:asciiTheme="majorHAnsi" w:eastAsiaTheme="majorEastAsia" w:hAnsiTheme="majorHAnsi" w:cstheme="majorBidi"/>
      <w:i/>
      <w:iCs/>
      <w:color w:val="243F60" w:themeColor="accent1" w:themeShade="7F"/>
      <w:sz w:val="24"/>
      <w:szCs w:val="22"/>
      <w:lang w:val="vi-VN"/>
    </w:rPr>
  </w:style>
  <w:style w:type="paragraph" w:styleId="Subtitle">
    <w:name w:val="Subtitle"/>
    <w:basedOn w:val="Normal"/>
    <w:next w:val="Normal"/>
    <w:link w:val="SubtitleChar"/>
    <w:uiPriority w:val="11"/>
    <w:qFormat/>
    <w:rsid w:val="00BC4E27"/>
    <w:pPr>
      <w:numPr>
        <w:ilvl w:val="1"/>
      </w:numPr>
    </w:pPr>
    <w:rPr>
      <w:rFonts w:asciiTheme="majorHAnsi" w:eastAsiaTheme="majorEastAsia" w:hAnsiTheme="majorHAnsi" w:cstheme="majorBidi"/>
      <w:i/>
      <w:iCs/>
      <w:color w:val="4F81BD" w:themeColor="accent1"/>
      <w:spacing w:val="15"/>
      <w:sz w:val="24"/>
      <w:szCs w:val="24"/>
      <w:lang w:eastAsia="zh-TW"/>
    </w:rPr>
  </w:style>
  <w:style w:type="character" w:customStyle="1" w:styleId="SubtitleChar">
    <w:name w:val="Subtitle Char"/>
    <w:basedOn w:val="DefaultParagraphFont"/>
    <w:link w:val="Subtitle"/>
    <w:uiPriority w:val="11"/>
    <w:rsid w:val="00BC4E27"/>
    <w:rPr>
      <w:rFonts w:asciiTheme="majorHAnsi" w:eastAsiaTheme="majorEastAsia" w:hAnsiTheme="majorHAnsi" w:cstheme="majorBidi"/>
      <w:i/>
      <w:iCs/>
      <w:color w:val="4F81BD" w:themeColor="accent1"/>
      <w:spacing w:val="15"/>
      <w:sz w:val="24"/>
      <w:szCs w:val="24"/>
      <w:lang w:eastAsia="zh-TW"/>
    </w:rPr>
  </w:style>
  <w:style w:type="paragraph" w:customStyle="1" w:styleId="Heading11">
    <w:name w:val="Heading 1.1"/>
    <w:basedOn w:val="Heading2"/>
    <w:link w:val="Heading11Char"/>
    <w:qFormat/>
    <w:rsid w:val="00C720D2"/>
    <w:pPr>
      <w:numPr>
        <w:ilvl w:val="1"/>
        <w:numId w:val="184"/>
      </w:numPr>
      <w:tabs>
        <w:tab w:val="num" w:pos="567"/>
      </w:tabs>
      <w:ind w:left="360" w:hanging="360"/>
    </w:pPr>
  </w:style>
  <w:style w:type="paragraph" w:customStyle="1" w:styleId="Heading111">
    <w:name w:val="Heading 1.1.1"/>
    <w:basedOn w:val="Heading3"/>
    <w:link w:val="Heading111Char"/>
    <w:qFormat/>
    <w:rsid w:val="006D418D"/>
    <w:pPr>
      <w:numPr>
        <w:ilvl w:val="2"/>
        <w:numId w:val="184"/>
      </w:numPr>
      <w:spacing w:after="160"/>
    </w:pPr>
    <w:rPr>
      <w:b w:val="0"/>
      <w:bCs w:val="0"/>
      <w:sz w:val="28"/>
    </w:rPr>
  </w:style>
  <w:style w:type="character" w:customStyle="1" w:styleId="Heading11Char">
    <w:name w:val="Heading 1.1 Char"/>
    <w:basedOn w:val="Heading2Char"/>
    <w:link w:val="Heading11"/>
    <w:rsid w:val="00C720D2"/>
    <w:rPr>
      <w:rFonts w:ascii="Cambria" w:eastAsia="MS Gothic" w:hAnsi="Cambria"/>
      <w:b/>
      <w:bCs/>
      <w:color w:val="4F81BD"/>
      <w:sz w:val="32"/>
      <w:szCs w:val="26"/>
    </w:rPr>
  </w:style>
  <w:style w:type="paragraph" w:customStyle="1" w:styleId="Heading1111">
    <w:name w:val="Heading 1.1.1.1"/>
    <w:basedOn w:val="Heading4"/>
    <w:link w:val="Heading1111Char"/>
    <w:qFormat/>
    <w:rsid w:val="00A15F17"/>
    <w:pPr>
      <w:numPr>
        <w:ilvl w:val="3"/>
        <w:numId w:val="184"/>
      </w:numPr>
      <w:spacing w:after="160"/>
    </w:pPr>
    <w:rPr>
      <w:rFonts w:ascii="Calibri" w:hAnsi="Calibri" w:cstheme="majorHAnsi"/>
      <w:b w:val="0"/>
      <w:sz w:val="24"/>
      <w:szCs w:val="24"/>
    </w:rPr>
  </w:style>
  <w:style w:type="character" w:customStyle="1" w:styleId="Heading111Char">
    <w:name w:val="Heading 1.1.1 Char"/>
    <w:basedOn w:val="Heading3Char"/>
    <w:link w:val="Heading111"/>
    <w:rsid w:val="006D418D"/>
    <w:rPr>
      <w:rFonts w:asciiTheme="majorHAnsi" w:eastAsiaTheme="majorEastAsia" w:hAnsiTheme="majorHAnsi" w:cstheme="majorBidi"/>
      <w:b w:val="0"/>
      <w:bCs w:val="0"/>
      <w:color w:val="4F81BD" w:themeColor="accent1"/>
      <w:sz w:val="28"/>
      <w:szCs w:val="22"/>
    </w:rPr>
  </w:style>
  <w:style w:type="character" w:customStyle="1" w:styleId="Heading1111Char">
    <w:name w:val="Heading 1.1.1.1 Char"/>
    <w:basedOn w:val="Heading3Char"/>
    <w:link w:val="Heading1111"/>
    <w:rsid w:val="00A15F17"/>
    <w:rPr>
      <w:rFonts w:asciiTheme="majorHAnsi" w:eastAsiaTheme="majorEastAsia" w:hAnsiTheme="majorHAnsi" w:cstheme="majorHAnsi"/>
      <w:b w:val="0"/>
      <w:bCs/>
      <w:i/>
      <w:iCs/>
      <w:color w:val="4F81BD" w:themeColor="accent1"/>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5292072">
      <w:bodyDiv w:val="1"/>
      <w:marLeft w:val="0"/>
      <w:marRight w:val="0"/>
      <w:marTop w:val="0"/>
      <w:marBottom w:val="0"/>
      <w:divBdr>
        <w:top w:val="none" w:sz="0" w:space="0" w:color="auto"/>
        <w:left w:val="none" w:sz="0" w:space="0" w:color="auto"/>
        <w:bottom w:val="none" w:sz="0" w:space="0" w:color="auto"/>
        <w:right w:val="none" w:sz="0" w:space="0" w:color="auto"/>
      </w:divBdr>
    </w:div>
    <w:div w:id="299307977">
      <w:bodyDiv w:val="1"/>
      <w:marLeft w:val="0"/>
      <w:marRight w:val="0"/>
      <w:marTop w:val="0"/>
      <w:marBottom w:val="0"/>
      <w:divBdr>
        <w:top w:val="none" w:sz="0" w:space="0" w:color="auto"/>
        <w:left w:val="none" w:sz="0" w:space="0" w:color="auto"/>
        <w:bottom w:val="none" w:sz="0" w:space="0" w:color="auto"/>
        <w:right w:val="none" w:sz="0" w:space="0" w:color="auto"/>
      </w:divBdr>
    </w:div>
    <w:div w:id="345375311">
      <w:bodyDiv w:val="1"/>
      <w:marLeft w:val="0"/>
      <w:marRight w:val="0"/>
      <w:marTop w:val="0"/>
      <w:marBottom w:val="0"/>
      <w:divBdr>
        <w:top w:val="none" w:sz="0" w:space="0" w:color="auto"/>
        <w:left w:val="none" w:sz="0" w:space="0" w:color="auto"/>
        <w:bottom w:val="none" w:sz="0" w:space="0" w:color="auto"/>
        <w:right w:val="none" w:sz="0" w:space="0" w:color="auto"/>
      </w:divBdr>
    </w:div>
    <w:div w:id="715662728">
      <w:bodyDiv w:val="1"/>
      <w:marLeft w:val="0"/>
      <w:marRight w:val="0"/>
      <w:marTop w:val="0"/>
      <w:marBottom w:val="0"/>
      <w:divBdr>
        <w:top w:val="none" w:sz="0" w:space="0" w:color="auto"/>
        <w:left w:val="none" w:sz="0" w:space="0" w:color="auto"/>
        <w:bottom w:val="none" w:sz="0" w:space="0" w:color="auto"/>
        <w:right w:val="none" w:sz="0" w:space="0" w:color="auto"/>
      </w:divBdr>
    </w:div>
    <w:div w:id="759715759">
      <w:bodyDiv w:val="1"/>
      <w:marLeft w:val="0"/>
      <w:marRight w:val="0"/>
      <w:marTop w:val="0"/>
      <w:marBottom w:val="0"/>
      <w:divBdr>
        <w:top w:val="none" w:sz="0" w:space="0" w:color="auto"/>
        <w:left w:val="none" w:sz="0" w:space="0" w:color="auto"/>
        <w:bottom w:val="none" w:sz="0" w:space="0" w:color="auto"/>
        <w:right w:val="none" w:sz="0" w:space="0" w:color="auto"/>
      </w:divBdr>
    </w:div>
    <w:div w:id="814835987">
      <w:bodyDiv w:val="1"/>
      <w:marLeft w:val="0"/>
      <w:marRight w:val="0"/>
      <w:marTop w:val="0"/>
      <w:marBottom w:val="0"/>
      <w:divBdr>
        <w:top w:val="none" w:sz="0" w:space="0" w:color="auto"/>
        <w:left w:val="none" w:sz="0" w:space="0" w:color="auto"/>
        <w:bottom w:val="none" w:sz="0" w:space="0" w:color="auto"/>
        <w:right w:val="none" w:sz="0" w:space="0" w:color="auto"/>
      </w:divBdr>
    </w:div>
    <w:div w:id="1029986785">
      <w:bodyDiv w:val="1"/>
      <w:marLeft w:val="0"/>
      <w:marRight w:val="0"/>
      <w:marTop w:val="0"/>
      <w:marBottom w:val="0"/>
      <w:divBdr>
        <w:top w:val="none" w:sz="0" w:space="0" w:color="auto"/>
        <w:left w:val="none" w:sz="0" w:space="0" w:color="auto"/>
        <w:bottom w:val="none" w:sz="0" w:space="0" w:color="auto"/>
        <w:right w:val="none" w:sz="0" w:space="0" w:color="auto"/>
      </w:divBdr>
    </w:div>
    <w:div w:id="1034236433">
      <w:bodyDiv w:val="1"/>
      <w:marLeft w:val="0"/>
      <w:marRight w:val="0"/>
      <w:marTop w:val="0"/>
      <w:marBottom w:val="0"/>
      <w:divBdr>
        <w:top w:val="none" w:sz="0" w:space="0" w:color="auto"/>
        <w:left w:val="none" w:sz="0" w:space="0" w:color="auto"/>
        <w:bottom w:val="none" w:sz="0" w:space="0" w:color="auto"/>
        <w:right w:val="none" w:sz="0" w:space="0" w:color="auto"/>
      </w:divBdr>
    </w:div>
    <w:div w:id="1095859968">
      <w:bodyDiv w:val="1"/>
      <w:marLeft w:val="0"/>
      <w:marRight w:val="0"/>
      <w:marTop w:val="0"/>
      <w:marBottom w:val="0"/>
      <w:divBdr>
        <w:top w:val="none" w:sz="0" w:space="0" w:color="auto"/>
        <w:left w:val="none" w:sz="0" w:space="0" w:color="auto"/>
        <w:bottom w:val="none" w:sz="0" w:space="0" w:color="auto"/>
        <w:right w:val="none" w:sz="0" w:space="0" w:color="auto"/>
      </w:divBdr>
    </w:div>
    <w:div w:id="1119959429">
      <w:bodyDiv w:val="1"/>
      <w:marLeft w:val="0"/>
      <w:marRight w:val="0"/>
      <w:marTop w:val="0"/>
      <w:marBottom w:val="0"/>
      <w:divBdr>
        <w:top w:val="none" w:sz="0" w:space="0" w:color="auto"/>
        <w:left w:val="none" w:sz="0" w:space="0" w:color="auto"/>
        <w:bottom w:val="none" w:sz="0" w:space="0" w:color="auto"/>
        <w:right w:val="none" w:sz="0" w:space="0" w:color="auto"/>
      </w:divBdr>
    </w:div>
    <w:div w:id="1124423593">
      <w:bodyDiv w:val="1"/>
      <w:marLeft w:val="0"/>
      <w:marRight w:val="0"/>
      <w:marTop w:val="0"/>
      <w:marBottom w:val="0"/>
      <w:divBdr>
        <w:top w:val="none" w:sz="0" w:space="0" w:color="auto"/>
        <w:left w:val="none" w:sz="0" w:space="0" w:color="auto"/>
        <w:bottom w:val="none" w:sz="0" w:space="0" w:color="auto"/>
        <w:right w:val="none" w:sz="0" w:space="0" w:color="auto"/>
      </w:divBdr>
    </w:div>
    <w:div w:id="1254898987">
      <w:bodyDiv w:val="1"/>
      <w:marLeft w:val="0"/>
      <w:marRight w:val="0"/>
      <w:marTop w:val="0"/>
      <w:marBottom w:val="0"/>
      <w:divBdr>
        <w:top w:val="none" w:sz="0" w:space="0" w:color="auto"/>
        <w:left w:val="none" w:sz="0" w:space="0" w:color="auto"/>
        <w:bottom w:val="none" w:sz="0" w:space="0" w:color="auto"/>
        <w:right w:val="none" w:sz="0" w:space="0" w:color="auto"/>
      </w:divBdr>
    </w:div>
    <w:div w:id="1283000912">
      <w:bodyDiv w:val="1"/>
      <w:marLeft w:val="0"/>
      <w:marRight w:val="0"/>
      <w:marTop w:val="0"/>
      <w:marBottom w:val="0"/>
      <w:divBdr>
        <w:top w:val="none" w:sz="0" w:space="0" w:color="auto"/>
        <w:left w:val="none" w:sz="0" w:space="0" w:color="auto"/>
        <w:bottom w:val="none" w:sz="0" w:space="0" w:color="auto"/>
        <w:right w:val="none" w:sz="0" w:space="0" w:color="auto"/>
      </w:divBdr>
    </w:div>
    <w:div w:id="1460028275">
      <w:bodyDiv w:val="1"/>
      <w:marLeft w:val="0"/>
      <w:marRight w:val="0"/>
      <w:marTop w:val="0"/>
      <w:marBottom w:val="0"/>
      <w:divBdr>
        <w:top w:val="none" w:sz="0" w:space="0" w:color="auto"/>
        <w:left w:val="none" w:sz="0" w:space="0" w:color="auto"/>
        <w:bottom w:val="none" w:sz="0" w:space="0" w:color="auto"/>
        <w:right w:val="none" w:sz="0" w:space="0" w:color="auto"/>
      </w:divBdr>
    </w:div>
    <w:div w:id="1494757328">
      <w:bodyDiv w:val="1"/>
      <w:marLeft w:val="0"/>
      <w:marRight w:val="0"/>
      <w:marTop w:val="0"/>
      <w:marBottom w:val="0"/>
      <w:divBdr>
        <w:top w:val="none" w:sz="0" w:space="0" w:color="auto"/>
        <w:left w:val="none" w:sz="0" w:space="0" w:color="auto"/>
        <w:bottom w:val="none" w:sz="0" w:space="0" w:color="auto"/>
        <w:right w:val="none" w:sz="0" w:space="0" w:color="auto"/>
      </w:divBdr>
    </w:div>
    <w:div w:id="1504514622">
      <w:bodyDiv w:val="1"/>
      <w:marLeft w:val="0"/>
      <w:marRight w:val="0"/>
      <w:marTop w:val="0"/>
      <w:marBottom w:val="0"/>
      <w:divBdr>
        <w:top w:val="none" w:sz="0" w:space="0" w:color="auto"/>
        <w:left w:val="none" w:sz="0" w:space="0" w:color="auto"/>
        <w:bottom w:val="none" w:sz="0" w:space="0" w:color="auto"/>
        <w:right w:val="none" w:sz="0" w:space="0" w:color="auto"/>
      </w:divBdr>
    </w:div>
    <w:div w:id="1592860879">
      <w:bodyDiv w:val="1"/>
      <w:marLeft w:val="0"/>
      <w:marRight w:val="0"/>
      <w:marTop w:val="0"/>
      <w:marBottom w:val="0"/>
      <w:divBdr>
        <w:top w:val="none" w:sz="0" w:space="0" w:color="auto"/>
        <w:left w:val="none" w:sz="0" w:space="0" w:color="auto"/>
        <w:bottom w:val="none" w:sz="0" w:space="0" w:color="auto"/>
        <w:right w:val="none" w:sz="0" w:space="0" w:color="auto"/>
      </w:divBdr>
    </w:div>
    <w:div w:id="17178520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hyperlink" Target="http://en.wikipedia.org/wiki/Travelling_salesman_problem"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image" Target="media/image1.jpeg"/><Relationship Id="rId24" Type="http://schemas.openxmlformats.org/officeDocument/2006/relationships/header" Target="header2.xml"/><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image" Target="media/image4.JPG"/><Relationship Id="rId22" Type="http://schemas.openxmlformats.org/officeDocument/2006/relationships/hyperlink" Target="http://www.lalena.com/AI/TSP/"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2012-12-07T00:00:00</PublishDate>
  <Abstract>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C66AB54-F54A-421A-BE72-BD21E089FF0F}">
  <ds:schemaRefs>
    <ds:schemaRef ds:uri="http://schemas.openxmlformats.org/officeDocument/2006/bibliography"/>
  </ds:schemaRefs>
</ds:datastoreItem>
</file>

<file path=customXml/itemProps3.xml><?xml version="1.0" encoding="utf-8"?>
<ds:datastoreItem xmlns:ds="http://schemas.openxmlformats.org/officeDocument/2006/customXml" ds:itemID="{6110E3CE-CE3E-4D23-9346-02DB98DF1B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245</TotalTime>
  <Pages>18</Pages>
  <Words>2549</Words>
  <Characters>14202</Characters>
  <Application>Microsoft Office Word</Application>
  <DocSecurity>0</DocSecurity>
  <Lines>710</Lines>
  <Paragraphs>620</Paragraphs>
  <ScaleCrop>false</ScaleCrop>
  <HeadingPairs>
    <vt:vector size="2" baseType="variant">
      <vt:variant>
        <vt:lpstr>Title</vt:lpstr>
      </vt:variant>
      <vt:variant>
        <vt:i4>1</vt:i4>
      </vt:variant>
    </vt:vector>
  </HeadingPairs>
  <TitlesOfParts>
    <vt:vector size="1" baseType="lpstr">
      <vt:lpstr>final report</vt:lpstr>
    </vt:vector>
  </TitlesOfParts>
  <Company>Group No.1</Company>
  <LinksUpToDate>false</LinksUpToDate>
  <CharactersWithSpaces>16131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report</dc:title>
  <dc:subject/>
  <dc:creator>Lê Anh Đảo</dc:creator>
  <cp:keywords>Capstone Project; Report 1</cp:keywords>
  <cp:lastModifiedBy>Sajivn</cp:lastModifiedBy>
  <cp:revision>9</cp:revision>
  <cp:lastPrinted>2012-12-09T08:34:00Z</cp:lastPrinted>
  <dcterms:created xsi:type="dcterms:W3CDTF">2012-12-07T14:02:00Z</dcterms:created>
  <dcterms:modified xsi:type="dcterms:W3CDTF">2012-12-09T10:56:00Z</dcterms:modified>
  <cp:category>Capstone Project</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-1563713653</vt:i4>
  </property>
  <property fmtid="{D5CDD505-2E9C-101B-9397-08002B2CF9AE}" pid="3" name="Google.Documents.Tracking">
    <vt:lpwstr>true</vt:lpwstr>
  </property>
  <property fmtid="{D5CDD505-2E9C-101B-9397-08002B2CF9AE}" pid="4" name="Google.Documents.DocumentId">
    <vt:lpwstr>1KlgEqAkz5J6yu75VXjolnesiarTghf0emwgaGwtGBxo</vt:lpwstr>
  </property>
  <property fmtid="{D5CDD505-2E9C-101B-9397-08002B2CF9AE}" pid="5" name="Google.Documents.RevisionId">
    <vt:lpwstr>00512032082744560864</vt:lpwstr>
  </property>
  <property fmtid="{D5CDD505-2E9C-101B-9397-08002B2CF9AE}" pid="6" name="Google.Documents.PreviousRevisionId">
    <vt:lpwstr>13263755707358947240</vt:lpwstr>
  </property>
  <property fmtid="{D5CDD505-2E9C-101B-9397-08002B2CF9AE}" pid="7" name="Google.Documents.PluginVersion">
    <vt:lpwstr>2.0.2662.553</vt:lpwstr>
  </property>
  <property fmtid="{D5CDD505-2E9C-101B-9397-08002B2CF9AE}" pid="8" name="Google.Documents.MergeIncapabilityFlags">
    <vt:i4>0</vt:i4>
  </property>
</Properties>
</file>