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337"/>
      </w:tblGrid>
      <w:tr w:rsidR="00D305EF" w:rsidRPr="00B337EB" w:rsidTr="003E603D">
        <w:trPr>
          <w:trHeight w:val="2880"/>
          <w:jc w:val="center"/>
        </w:trPr>
        <w:tc>
          <w:tcPr>
            <w:tcW w:w="9576" w:type="dxa"/>
          </w:tcPr>
          <w:p w:rsidR="00D305EF" w:rsidRPr="00EC5409" w:rsidRDefault="00D305EF" w:rsidP="003E603D">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D305EF" w:rsidRPr="00B337EB" w:rsidTr="003E603D">
              <w:trPr>
                <w:trHeight w:val="1937"/>
              </w:trPr>
              <w:tc>
                <w:tcPr>
                  <w:tcW w:w="3609" w:type="dxa"/>
                  <w:hideMark/>
                </w:tcPr>
                <w:p w:rsidR="00D305EF" w:rsidRPr="00B337EB" w:rsidRDefault="0085071A" w:rsidP="003E603D">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eastAsia="ja-JP"/>
                    </w:rPr>
                    <w:drawing>
                      <wp:inline distT="0" distB="0" distL="0" distR="0" wp14:anchorId="707D7413" wp14:editId="17DAED26">
                        <wp:extent cx="1438275" cy="888690"/>
                        <wp:effectExtent l="0" t="0" r="0" b="0"/>
                        <wp:docPr id="5"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D305EF" w:rsidRPr="00EC5409" w:rsidRDefault="007D1251" w:rsidP="003E603D">
                  <w:pPr>
                    <w:autoSpaceDE w:val="0"/>
                    <w:autoSpaceDN w:val="0"/>
                    <w:adjustRightInd w:val="0"/>
                    <w:rPr>
                      <w:rFonts w:eastAsia="Times New Roman" w:cs="Verdana Ref"/>
                      <w:sz w:val="32"/>
                      <w:szCs w:val="32"/>
                    </w:rPr>
                  </w:pPr>
                  <w:r>
                    <w:rPr>
                      <w:b/>
                      <w:sz w:val="32"/>
                      <w:szCs w:val="32"/>
                    </w:rPr>
                    <w:t>MINISTRY OF EDUCATION AND TRAINING</w:t>
                  </w:r>
                </w:p>
                <w:p w:rsidR="00D305EF" w:rsidRPr="00B337EB" w:rsidRDefault="00D305EF" w:rsidP="003E603D">
                  <w:pPr>
                    <w:tabs>
                      <w:tab w:val="left" w:leader="dot" w:pos="1080"/>
                      <w:tab w:val="center" w:leader="dot" w:pos="4860"/>
                      <w:tab w:val="decimal" w:leader="dot" w:pos="6840"/>
                      <w:tab w:val="right" w:leader="dot" w:pos="8460"/>
                    </w:tabs>
                    <w:spacing w:line="360" w:lineRule="auto"/>
                    <w:jc w:val="center"/>
                    <w:rPr>
                      <w:rFonts w:eastAsia="Times New Roman"/>
                    </w:rPr>
                  </w:pPr>
                </w:p>
              </w:tc>
            </w:tr>
            <w:tr w:rsidR="00D305EF" w:rsidRPr="00B337EB" w:rsidTr="003E603D">
              <w:tblPrEx>
                <w:jc w:val="center"/>
                <w:tblLook w:val="00A0" w:firstRow="1" w:lastRow="0" w:firstColumn="1" w:lastColumn="0" w:noHBand="0" w:noVBand="0"/>
              </w:tblPrEx>
              <w:trPr>
                <w:gridAfter w:val="1"/>
                <w:wAfter w:w="254" w:type="dxa"/>
                <w:trHeight w:val="1238"/>
                <w:jc w:val="center"/>
              </w:trPr>
              <w:tc>
                <w:tcPr>
                  <w:tcW w:w="9131" w:type="dxa"/>
                  <w:gridSpan w:val="2"/>
                </w:tcPr>
                <w:p w:rsidR="00D305EF" w:rsidRPr="00EC5409" w:rsidRDefault="007D1251" w:rsidP="003E603D">
                  <w:pPr>
                    <w:pStyle w:val="NoSpacing"/>
                    <w:spacing w:after="120" w:line="276" w:lineRule="auto"/>
                    <w:jc w:val="center"/>
                    <w:rPr>
                      <w:rFonts w:eastAsia="Times New Roman"/>
                      <w:caps/>
                      <w:sz w:val="72"/>
                      <w:szCs w:val="72"/>
                      <w:u w:val="single"/>
                    </w:rPr>
                  </w:pPr>
                  <w:r>
                    <w:rPr>
                      <w:b/>
                      <w:sz w:val="72"/>
                      <w:szCs w:val="72"/>
                    </w:rPr>
                    <w:t>FPT UNIVERSITY</w:t>
                  </w:r>
                </w:p>
              </w:tc>
            </w:tr>
          </w:tbl>
          <w:p w:rsidR="00D305EF" w:rsidRPr="00EC5409" w:rsidRDefault="00D305EF" w:rsidP="003E603D">
            <w:pPr>
              <w:pStyle w:val="NoSpacing"/>
              <w:spacing w:after="120" w:line="276" w:lineRule="auto"/>
              <w:jc w:val="center"/>
              <w:rPr>
                <w:rFonts w:eastAsiaTheme="majorEastAsia" w:cstheme="majorBidi"/>
                <w:caps/>
              </w:rPr>
            </w:pPr>
          </w:p>
        </w:tc>
      </w:tr>
      <w:tr w:rsidR="00D305EF" w:rsidRPr="00B337EB" w:rsidTr="003E603D">
        <w:trPr>
          <w:trHeight w:val="1440"/>
          <w:jc w:val="center"/>
        </w:trPr>
        <w:tc>
          <w:tcPr>
            <w:tcW w:w="9576" w:type="dxa"/>
            <w:tcBorders>
              <w:bottom w:val="single" w:sz="4" w:space="0" w:color="4F81BD" w:themeColor="accent1"/>
            </w:tcBorders>
            <w:vAlign w:val="center"/>
          </w:tcPr>
          <w:p w:rsidR="00D305EF" w:rsidRPr="00EC5409" w:rsidRDefault="007D1251" w:rsidP="003E603D">
            <w:pPr>
              <w:pStyle w:val="NoSpacing"/>
              <w:spacing w:after="120" w:line="276" w:lineRule="auto"/>
              <w:jc w:val="center"/>
              <w:rPr>
                <w:rFonts w:eastAsiaTheme="majorEastAsia" w:cstheme="majorBidi"/>
                <w:sz w:val="80"/>
                <w:szCs w:val="80"/>
              </w:rPr>
            </w:pPr>
            <w:r w:rsidRPr="00EC5409">
              <w:rPr>
                <w:rFonts w:eastAsiaTheme="majorEastAsia" w:cstheme="majorBidi"/>
                <w:sz w:val="80"/>
                <w:szCs w:val="80"/>
              </w:rPr>
              <w:t xml:space="preserve">Capstone Project </w:t>
            </w:r>
          </w:p>
        </w:tc>
      </w:tr>
      <w:tr w:rsidR="00D305EF" w:rsidRPr="00B337EB" w:rsidTr="003E603D">
        <w:trPr>
          <w:trHeight w:val="720"/>
          <w:jc w:val="center"/>
        </w:trPr>
        <w:tc>
          <w:tcPr>
            <w:tcW w:w="9576" w:type="dxa"/>
            <w:tcBorders>
              <w:top w:val="single" w:sz="4" w:space="0" w:color="4F81BD" w:themeColor="accent1"/>
            </w:tcBorders>
            <w:vAlign w:val="center"/>
          </w:tcPr>
          <w:p w:rsidR="00D305EF" w:rsidRPr="00EC5409" w:rsidRDefault="00D867CF" w:rsidP="003E603D">
            <w:pPr>
              <w:pStyle w:val="NoSpacing"/>
              <w:spacing w:after="120" w:line="276" w:lineRule="auto"/>
              <w:jc w:val="center"/>
              <w:rPr>
                <w:rFonts w:eastAsiaTheme="majorEastAsia" w:cstheme="majorBidi"/>
                <w:sz w:val="44"/>
                <w:szCs w:val="44"/>
              </w:rPr>
            </w:pPr>
            <w:r w:rsidRPr="00D867CF">
              <w:rPr>
                <w:rFonts w:eastAsiaTheme="majorEastAsia" w:cstheme="majorBidi"/>
                <w:sz w:val="44"/>
                <w:szCs w:val="44"/>
              </w:rPr>
              <w:t>Information System In Logistic Company</w:t>
            </w:r>
          </w:p>
          <w:p w:rsidR="00D305EF" w:rsidRPr="00EC5409" w:rsidRDefault="00D305EF" w:rsidP="003E603D">
            <w:pPr>
              <w:pStyle w:val="NoSpacing"/>
              <w:spacing w:after="120" w:line="276" w:lineRule="auto"/>
              <w:jc w:val="center"/>
              <w:rPr>
                <w:rFonts w:eastAsiaTheme="majorEastAsia" w:cstheme="majorBidi"/>
                <w:sz w:val="44"/>
                <w:szCs w:val="44"/>
              </w:rPr>
            </w:pPr>
          </w:p>
          <w:p w:rsidR="00D305EF" w:rsidRPr="00EC5409" w:rsidRDefault="007D1251" w:rsidP="003E603D">
            <w:pPr>
              <w:pStyle w:val="NoSpacing"/>
              <w:spacing w:after="120" w:line="276" w:lineRule="auto"/>
              <w:jc w:val="center"/>
              <w:rPr>
                <w:rFonts w:eastAsiaTheme="majorEastAsia" w:cstheme="majorBidi"/>
                <w:sz w:val="56"/>
                <w:szCs w:val="80"/>
              </w:rPr>
            </w:pPr>
            <w:r w:rsidRPr="00EC5409">
              <w:rPr>
                <w:rFonts w:eastAsiaTheme="majorEastAsia" w:cstheme="majorBidi"/>
                <w:sz w:val="40"/>
                <w:szCs w:val="40"/>
              </w:rPr>
              <w:t>Software Design Description</w:t>
            </w:r>
          </w:p>
          <w:p w:rsidR="00F035A7" w:rsidRPr="00EC5409" w:rsidRDefault="00F035A7" w:rsidP="00EC5409">
            <w:pPr>
              <w:pStyle w:val="NoSpacing"/>
              <w:spacing w:after="120" w:line="276" w:lineRule="auto"/>
              <w:rPr>
                <w:rFonts w:eastAsiaTheme="majorEastAsia" w:cstheme="majorBidi"/>
                <w:sz w:val="28"/>
                <w:szCs w:val="28"/>
              </w:rPr>
            </w:pPr>
          </w:p>
        </w:tc>
      </w:tr>
      <w:tr w:rsidR="00D305EF" w:rsidRPr="00B337EB" w:rsidTr="003E603D">
        <w:trPr>
          <w:trHeight w:val="360"/>
          <w:jc w:val="center"/>
        </w:trPr>
        <w:tc>
          <w:tcPr>
            <w:tcW w:w="9576" w:type="dxa"/>
            <w:vAlign w:val="center"/>
          </w:tcPr>
          <w:tbl>
            <w:tblPr>
              <w:tblW w:w="5000" w:type="pct"/>
              <w:jc w:val="center"/>
              <w:tblLook w:val="00A0" w:firstRow="1" w:lastRow="0" w:firstColumn="1" w:lastColumn="0" w:noHBand="0" w:noVBand="0"/>
            </w:tblPr>
            <w:tblGrid>
              <w:gridCol w:w="9121"/>
            </w:tblGrid>
            <w:tr w:rsidR="00D305EF" w:rsidRPr="00B337EB" w:rsidTr="003E603D">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D305EF" w:rsidRPr="00B337EB" w:rsidTr="003E603D">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D305EF" w:rsidRPr="00B337EB" w:rsidRDefault="007D1251" w:rsidP="00031868">
                        <w:pPr>
                          <w:jc w:val="center"/>
                          <w:rPr>
                            <w:rFonts w:eastAsia="Times New Roman"/>
                            <w:b/>
                            <w:bCs/>
                            <w:sz w:val="36"/>
                            <w:szCs w:val="36"/>
                          </w:rPr>
                        </w:pPr>
                        <w:r>
                          <w:rPr>
                            <w:b/>
                            <w:bCs/>
                            <w:sz w:val="36"/>
                            <w:szCs w:val="36"/>
                          </w:rPr>
                          <w:t>Group 6</w:t>
                        </w:r>
                      </w:p>
                    </w:tc>
                  </w:tr>
                  <w:tr w:rsidR="00D305EF" w:rsidRPr="00B337EB" w:rsidTr="003E603D">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D305EF" w:rsidRPr="00B337EB" w:rsidRDefault="007D1251" w:rsidP="003E603D">
                        <w:pPr>
                          <w:jc w:val="right"/>
                          <w:rPr>
                            <w:rFonts w:eastAsia="Times New Roman"/>
                            <w:b/>
                            <w:bCs/>
                            <w:sz w:val="28"/>
                            <w:szCs w:val="28"/>
                          </w:rPr>
                        </w:pPr>
                        <w:r>
                          <w:rPr>
                            <w:b/>
                            <w:bCs/>
                            <w:sz w:val="28"/>
                            <w:szCs w:val="28"/>
                          </w:rPr>
                          <w:t>Group Members</w:t>
                        </w:r>
                      </w:p>
                    </w:tc>
                    <w:tc>
                      <w:tcPr>
                        <w:tcW w:w="2610" w:type="dxa"/>
                        <w:tcBorders>
                          <w:top w:val="single" w:sz="4" w:space="0" w:color="auto"/>
                          <w:left w:val="single" w:sz="4" w:space="0" w:color="auto"/>
                          <w:bottom w:val="nil"/>
                          <w:right w:val="nil"/>
                        </w:tcBorders>
                        <w:hideMark/>
                      </w:tcPr>
                      <w:p w:rsidR="00D305EF" w:rsidRPr="00B337EB" w:rsidRDefault="007D1251" w:rsidP="003E603D">
                        <w:pPr>
                          <w:jc w:val="both"/>
                          <w:rPr>
                            <w:rFonts w:eastAsia="Times New Roman"/>
                            <w:bCs/>
                            <w:sz w:val="28"/>
                            <w:szCs w:val="28"/>
                          </w:rPr>
                        </w:pPr>
                        <w:proofErr w:type="spellStart"/>
                        <w:r>
                          <w:rPr>
                            <w:bCs/>
                            <w:sz w:val="28"/>
                            <w:szCs w:val="28"/>
                          </w:rPr>
                          <w:t>Lê</w:t>
                        </w:r>
                        <w:proofErr w:type="spellEnd"/>
                        <w:r>
                          <w:rPr>
                            <w:bCs/>
                            <w:sz w:val="28"/>
                            <w:szCs w:val="28"/>
                          </w:rPr>
                          <w:t xml:space="preserve"> </w:t>
                        </w:r>
                        <w:proofErr w:type="spellStart"/>
                        <w:r>
                          <w:rPr>
                            <w:bCs/>
                            <w:sz w:val="28"/>
                            <w:szCs w:val="28"/>
                          </w:rPr>
                          <w:t>Anh</w:t>
                        </w:r>
                        <w:proofErr w:type="spellEnd"/>
                        <w:r>
                          <w:rPr>
                            <w:bCs/>
                            <w:sz w:val="28"/>
                            <w:szCs w:val="28"/>
                          </w:rPr>
                          <w:t xml:space="preserve"> </w:t>
                        </w:r>
                        <w:proofErr w:type="spellStart"/>
                        <w:r>
                          <w:rPr>
                            <w:bCs/>
                            <w:sz w:val="28"/>
                            <w:szCs w:val="28"/>
                          </w:rPr>
                          <w:t>Đảo</w:t>
                        </w:r>
                        <w:proofErr w:type="spellEnd"/>
                      </w:p>
                    </w:tc>
                    <w:tc>
                      <w:tcPr>
                        <w:tcW w:w="1620" w:type="dxa"/>
                        <w:tcBorders>
                          <w:top w:val="single" w:sz="4" w:space="0" w:color="auto"/>
                          <w:left w:val="nil"/>
                          <w:bottom w:val="nil"/>
                          <w:right w:val="nil"/>
                        </w:tcBorders>
                      </w:tcPr>
                      <w:p w:rsidR="00D305EF" w:rsidRPr="00B337EB" w:rsidRDefault="00D305EF" w:rsidP="003E603D">
                        <w:pPr>
                          <w:jc w:val="both"/>
                          <w:rPr>
                            <w:rFonts w:eastAsia="Times New Roman"/>
                            <w:bCs/>
                            <w:sz w:val="28"/>
                            <w:szCs w:val="28"/>
                          </w:rPr>
                        </w:pPr>
                      </w:p>
                    </w:tc>
                    <w:tc>
                      <w:tcPr>
                        <w:tcW w:w="1280" w:type="dxa"/>
                        <w:tcBorders>
                          <w:top w:val="single" w:sz="4" w:space="0" w:color="auto"/>
                          <w:left w:val="nil"/>
                          <w:bottom w:val="nil"/>
                          <w:right w:val="single" w:sz="4" w:space="0" w:color="auto"/>
                        </w:tcBorders>
                      </w:tcPr>
                      <w:p w:rsidR="00D305EF" w:rsidRPr="00B337EB" w:rsidRDefault="007D1251" w:rsidP="003E603D">
                        <w:pPr>
                          <w:jc w:val="both"/>
                          <w:rPr>
                            <w:rFonts w:eastAsia="Times New Roman"/>
                            <w:bCs/>
                            <w:sz w:val="28"/>
                            <w:szCs w:val="28"/>
                          </w:rPr>
                        </w:pPr>
                        <w:r>
                          <w:rPr>
                            <w:bCs/>
                            <w:sz w:val="28"/>
                            <w:szCs w:val="28"/>
                          </w:rPr>
                          <w:t>60142</w:t>
                        </w:r>
                      </w:p>
                    </w:tc>
                  </w:tr>
                  <w:tr w:rsidR="00D305EF" w:rsidRPr="00B337EB" w:rsidTr="003E603D">
                    <w:trPr>
                      <w:cantSplit/>
                      <w:trHeight w:val="390"/>
                      <w:jc w:val="center"/>
                    </w:trPr>
                    <w:tc>
                      <w:tcPr>
                        <w:tcW w:w="3171" w:type="dxa"/>
                        <w:vMerge/>
                        <w:tcBorders>
                          <w:left w:val="single" w:sz="4" w:space="0" w:color="auto"/>
                          <w:right w:val="single" w:sz="4" w:space="0" w:color="auto"/>
                        </w:tcBorders>
                        <w:vAlign w:val="center"/>
                      </w:tcPr>
                      <w:p w:rsidR="00D305EF" w:rsidRPr="00B337EB" w:rsidRDefault="00D305EF" w:rsidP="003E603D">
                        <w:pPr>
                          <w:jc w:val="right"/>
                          <w:rPr>
                            <w:b/>
                            <w:bCs/>
                            <w:sz w:val="28"/>
                            <w:szCs w:val="28"/>
                          </w:rPr>
                        </w:pPr>
                      </w:p>
                    </w:tc>
                    <w:tc>
                      <w:tcPr>
                        <w:tcW w:w="2610" w:type="dxa"/>
                        <w:tcBorders>
                          <w:top w:val="nil"/>
                          <w:left w:val="single" w:sz="4" w:space="0" w:color="auto"/>
                          <w:bottom w:val="nil"/>
                          <w:right w:val="nil"/>
                        </w:tcBorders>
                      </w:tcPr>
                      <w:p w:rsidR="00D305EF" w:rsidRPr="00B337EB" w:rsidRDefault="007D1251" w:rsidP="003E603D">
                        <w:pPr>
                          <w:jc w:val="both"/>
                          <w:rPr>
                            <w:bCs/>
                            <w:sz w:val="28"/>
                            <w:szCs w:val="28"/>
                          </w:rPr>
                        </w:pPr>
                        <w:proofErr w:type="spellStart"/>
                        <w:r>
                          <w:rPr>
                            <w:bCs/>
                            <w:sz w:val="28"/>
                            <w:szCs w:val="28"/>
                          </w:rPr>
                          <w:t>Nguyễn</w:t>
                        </w:r>
                        <w:proofErr w:type="spellEnd"/>
                        <w:r>
                          <w:rPr>
                            <w:bCs/>
                            <w:sz w:val="28"/>
                            <w:szCs w:val="28"/>
                          </w:rPr>
                          <w:t xml:space="preserve"> </w:t>
                        </w:r>
                        <w:proofErr w:type="spellStart"/>
                        <w:r>
                          <w:rPr>
                            <w:bCs/>
                            <w:sz w:val="28"/>
                            <w:szCs w:val="28"/>
                          </w:rPr>
                          <w:t>Bá</w:t>
                        </w:r>
                        <w:proofErr w:type="spellEnd"/>
                        <w:r>
                          <w:rPr>
                            <w:bCs/>
                            <w:sz w:val="28"/>
                            <w:szCs w:val="28"/>
                          </w:rPr>
                          <w:t xml:space="preserve"> </w:t>
                        </w:r>
                        <w:proofErr w:type="spellStart"/>
                        <w:r>
                          <w:rPr>
                            <w:bCs/>
                            <w:sz w:val="28"/>
                            <w:szCs w:val="28"/>
                          </w:rPr>
                          <w:t>Linh</w:t>
                        </w:r>
                        <w:proofErr w:type="spellEnd"/>
                      </w:p>
                    </w:tc>
                    <w:tc>
                      <w:tcPr>
                        <w:tcW w:w="1620" w:type="dxa"/>
                        <w:tcBorders>
                          <w:top w:val="nil"/>
                          <w:left w:val="nil"/>
                          <w:bottom w:val="nil"/>
                          <w:right w:val="nil"/>
                        </w:tcBorders>
                      </w:tcPr>
                      <w:p w:rsidR="00D305EF" w:rsidRPr="00B337EB" w:rsidRDefault="00D305EF" w:rsidP="003E603D">
                        <w:pPr>
                          <w:jc w:val="both"/>
                          <w:rPr>
                            <w:rFonts w:eastAsia="Times New Roman"/>
                            <w:bCs/>
                            <w:sz w:val="28"/>
                            <w:szCs w:val="28"/>
                          </w:rPr>
                        </w:pPr>
                      </w:p>
                    </w:tc>
                    <w:tc>
                      <w:tcPr>
                        <w:tcW w:w="1280" w:type="dxa"/>
                        <w:tcBorders>
                          <w:top w:val="nil"/>
                          <w:left w:val="nil"/>
                          <w:bottom w:val="nil"/>
                          <w:right w:val="single" w:sz="4" w:space="0" w:color="auto"/>
                        </w:tcBorders>
                      </w:tcPr>
                      <w:p w:rsidR="00D305EF" w:rsidRPr="00B337EB" w:rsidRDefault="007D1251" w:rsidP="003E603D">
                        <w:pPr>
                          <w:jc w:val="both"/>
                          <w:rPr>
                            <w:bCs/>
                            <w:sz w:val="28"/>
                            <w:szCs w:val="28"/>
                          </w:rPr>
                        </w:pPr>
                        <w:r>
                          <w:rPr>
                            <w:bCs/>
                            <w:sz w:val="28"/>
                            <w:szCs w:val="28"/>
                          </w:rPr>
                          <w:t>60153</w:t>
                        </w:r>
                      </w:p>
                    </w:tc>
                  </w:tr>
                  <w:tr w:rsidR="00D305EF" w:rsidRPr="00B337EB" w:rsidTr="003E603D">
                    <w:trPr>
                      <w:cantSplit/>
                      <w:trHeight w:val="390"/>
                      <w:jc w:val="center"/>
                    </w:trPr>
                    <w:tc>
                      <w:tcPr>
                        <w:tcW w:w="3171" w:type="dxa"/>
                        <w:vMerge/>
                        <w:tcBorders>
                          <w:left w:val="single" w:sz="4" w:space="0" w:color="auto"/>
                          <w:right w:val="single" w:sz="4" w:space="0" w:color="auto"/>
                        </w:tcBorders>
                        <w:vAlign w:val="center"/>
                      </w:tcPr>
                      <w:p w:rsidR="00D305EF" w:rsidRPr="00B337EB" w:rsidRDefault="00D305EF" w:rsidP="003E603D">
                        <w:pPr>
                          <w:jc w:val="right"/>
                          <w:rPr>
                            <w:b/>
                            <w:bCs/>
                            <w:sz w:val="28"/>
                            <w:szCs w:val="28"/>
                          </w:rPr>
                        </w:pPr>
                      </w:p>
                    </w:tc>
                    <w:tc>
                      <w:tcPr>
                        <w:tcW w:w="2610" w:type="dxa"/>
                        <w:tcBorders>
                          <w:top w:val="nil"/>
                          <w:left w:val="single" w:sz="4" w:space="0" w:color="auto"/>
                          <w:bottom w:val="nil"/>
                          <w:right w:val="nil"/>
                        </w:tcBorders>
                      </w:tcPr>
                      <w:p w:rsidR="00D305EF" w:rsidRPr="00B337EB" w:rsidRDefault="007D1251" w:rsidP="003E603D">
                        <w:pPr>
                          <w:jc w:val="both"/>
                          <w:rPr>
                            <w:bCs/>
                            <w:sz w:val="28"/>
                            <w:szCs w:val="28"/>
                          </w:rPr>
                        </w:pPr>
                        <w:proofErr w:type="spellStart"/>
                        <w:r>
                          <w:rPr>
                            <w:rFonts w:eastAsia="Times New Roman"/>
                            <w:bCs/>
                            <w:sz w:val="28"/>
                            <w:szCs w:val="28"/>
                          </w:rPr>
                          <w:t>Hồ</w:t>
                        </w:r>
                        <w:proofErr w:type="spellEnd"/>
                        <w:r>
                          <w:rPr>
                            <w:rFonts w:eastAsia="Times New Roman"/>
                            <w:bCs/>
                            <w:sz w:val="28"/>
                            <w:szCs w:val="28"/>
                          </w:rPr>
                          <w:t xml:space="preserve"> </w:t>
                        </w:r>
                        <w:proofErr w:type="spellStart"/>
                        <w:r>
                          <w:rPr>
                            <w:rFonts w:eastAsia="Times New Roman"/>
                            <w:bCs/>
                            <w:sz w:val="28"/>
                            <w:szCs w:val="28"/>
                          </w:rPr>
                          <w:t>Hữu</w:t>
                        </w:r>
                        <w:proofErr w:type="spellEnd"/>
                        <w:r>
                          <w:rPr>
                            <w:rFonts w:eastAsia="Times New Roman"/>
                            <w:bCs/>
                            <w:sz w:val="28"/>
                            <w:szCs w:val="28"/>
                          </w:rPr>
                          <w:t xml:space="preserve"> </w:t>
                        </w:r>
                        <w:proofErr w:type="spellStart"/>
                        <w:r>
                          <w:rPr>
                            <w:rFonts w:eastAsia="Times New Roman"/>
                            <w:bCs/>
                            <w:sz w:val="28"/>
                            <w:szCs w:val="28"/>
                          </w:rPr>
                          <w:t>Tài</w:t>
                        </w:r>
                        <w:proofErr w:type="spellEnd"/>
                      </w:p>
                    </w:tc>
                    <w:tc>
                      <w:tcPr>
                        <w:tcW w:w="1620" w:type="dxa"/>
                        <w:tcBorders>
                          <w:top w:val="nil"/>
                          <w:left w:val="nil"/>
                          <w:bottom w:val="nil"/>
                          <w:right w:val="nil"/>
                        </w:tcBorders>
                      </w:tcPr>
                      <w:p w:rsidR="00D305EF" w:rsidRPr="00B337EB" w:rsidRDefault="00D305EF" w:rsidP="003E603D">
                        <w:pPr>
                          <w:jc w:val="both"/>
                          <w:rPr>
                            <w:rFonts w:eastAsia="Times New Roman"/>
                            <w:bCs/>
                            <w:sz w:val="28"/>
                            <w:szCs w:val="28"/>
                          </w:rPr>
                        </w:pPr>
                      </w:p>
                    </w:tc>
                    <w:tc>
                      <w:tcPr>
                        <w:tcW w:w="1280" w:type="dxa"/>
                        <w:tcBorders>
                          <w:top w:val="nil"/>
                          <w:left w:val="nil"/>
                          <w:bottom w:val="nil"/>
                          <w:right w:val="single" w:sz="4" w:space="0" w:color="auto"/>
                        </w:tcBorders>
                      </w:tcPr>
                      <w:p w:rsidR="00D305EF" w:rsidRPr="00B337EB" w:rsidRDefault="007D1251" w:rsidP="003E603D">
                        <w:pPr>
                          <w:jc w:val="both"/>
                          <w:rPr>
                            <w:bCs/>
                            <w:sz w:val="28"/>
                            <w:szCs w:val="28"/>
                          </w:rPr>
                        </w:pPr>
                        <w:r>
                          <w:rPr>
                            <w:bCs/>
                            <w:sz w:val="28"/>
                            <w:szCs w:val="28"/>
                          </w:rPr>
                          <w:t>60267</w:t>
                        </w:r>
                      </w:p>
                    </w:tc>
                  </w:tr>
                  <w:tr w:rsidR="00D305EF" w:rsidRPr="00B337EB" w:rsidTr="003E603D">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D305EF" w:rsidRPr="00B337EB" w:rsidRDefault="00D305EF" w:rsidP="003E603D">
                        <w:pPr>
                          <w:jc w:val="right"/>
                          <w:rPr>
                            <w:b/>
                            <w:bCs/>
                            <w:sz w:val="28"/>
                            <w:szCs w:val="28"/>
                          </w:rPr>
                        </w:pPr>
                      </w:p>
                    </w:tc>
                    <w:tc>
                      <w:tcPr>
                        <w:tcW w:w="2610" w:type="dxa"/>
                        <w:tcBorders>
                          <w:top w:val="nil"/>
                          <w:left w:val="single" w:sz="4" w:space="0" w:color="auto"/>
                          <w:bottom w:val="single" w:sz="4" w:space="0" w:color="auto"/>
                          <w:right w:val="nil"/>
                        </w:tcBorders>
                      </w:tcPr>
                      <w:p w:rsidR="00D305EF" w:rsidRPr="00B337EB" w:rsidRDefault="007D1251" w:rsidP="003E603D">
                        <w:pPr>
                          <w:jc w:val="both"/>
                          <w:rPr>
                            <w:rFonts w:eastAsia="Times New Roman"/>
                            <w:bCs/>
                            <w:sz w:val="28"/>
                            <w:szCs w:val="28"/>
                          </w:rPr>
                        </w:pPr>
                        <w:proofErr w:type="spellStart"/>
                        <w:r>
                          <w:rPr>
                            <w:rFonts w:eastAsia="Times New Roman"/>
                            <w:bCs/>
                            <w:sz w:val="28"/>
                            <w:szCs w:val="28"/>
                          </w:rPr>
                          <w:t>Thân</w:t>
                        </w:r>
                        <w:proofErr w:type="spellEnd"/>
                        <w:r>
                          <w:rPr>
                            <w:rFonts w:eastAsia="Times New Roman"/>
                            <w:bCs/>
                            <w:sz w:val="28"/>
                            <w:szCs w:val="28"/>
                          </w:rPr>
                          <w:t xml:space="preserve"> </w:t>
                        </w:r>
                        <w:proofErr w:type="spellStart"/>
                        <w:r>
                          <w:rPr>
                            <w:rFonts w:eastAsia="Times New Roman"/>
                            <w:bCs/>
                            <w:sz w:val="28"/>
                            <w:szCs w:val="28"/>
                          </w:rPr>
                          <w:t>Văn</w:t>
                        </w:r>
                        <w:proofErr w:type="spellEnd"/>
                        <w:r>
                          <w:rPr>
                            <w:rFonts w:eastAsia="Times New Roman"/>
                            <w:bCs/>
                            <w:sz w:val="28"/>
                            <w:szCs w:val="28"/>
                          </w:rPr>
                          <w:t xml:space="preserve"> </w:t>
                        </w:r>
                        <w:proofErr w:type="spellStart"/>
                        <w:r>
                          <w:rPr>
                            <w:rFonts w:eastAsia="Times New Roman"/>
                            <w:bCs/>
                            <w:sz w:val="28"/>
                            <w:szCs w:val="28"/>
                          </w:rPr>
                          <w:t>Thành</w:t>
                        </w:r>
                        <w:proofErr w:type="spellEnd"/>
                      </w:p>
                      <w:p w:rsidR="00D305EF" w:rsidRPr="00B337EB" w:rsidRDefault="00B71B80" w:rsidP="003E603D">
                        <w:pPr>
                          <w:jc w:val="both"/>
                          <w:rPr>
                            <w:rFonts w:eastAsia="Times New Roman"/>
                            <w:bCs/>
                            <w:sz w:val="28"/>
                            <w:szCs w:val="28"/>
                          </w:rPr>
                        </w:pPr>
                        <w:proofErr w:type="spellStart"/>
                        <w:r>
                          <w:rPr>
                            <w:rFonts w:eastAsia="Times New Roman"/>
                            <w:bCs/>
                            <w:sz w:val="28"/>
                            <w:szCs w:val="28"/>
                          </w:rPr>
                          <w:t>Lê</w:t>
                        </w:r>
                        <w:proofErr w:type="spellEnd"/>
                        <w:r>
                          <w:rPr>
                            <w:rFonts w:eastAsia="Times New Roman"/>
                            <w:bCs/>
                            <w:sz w:val="28"/>
                            <w:szCs w:val="28"/>
                          </w:rPr>
                          <w:t xml:space="preserve"> </w:t>
                        </w:r>
                        <w:proofErr w:type="spellStart"/>
                        <w:r>
                          <w:rPr>
                            <w:rFonts w:eastAsia="Times New Roman"/>
                            <w:bCs/>
                            <w:sz w:val="28"/>
                            <w:szCs w:val="28"/>
                          </w:rPr>
                          <w:t>Quang</w:t>
                        </w:r>
                        <w:proofErr w:type="spellEnd"/>
                        <w:r>
                          <w:rPr>
                            <w:rFonts w:eastAsia="Times New Roman"/>
                            <w:bCs/>
                            <w:sz w:val="28"/>
                            <w:szCs w:val="28"/>
                          </w:rPr>
                          <w:t xml:space="preserve"> </w:t>
                        </w:r>
                        <w:proofErr w:type="spellStart"/>
                        <w:r>
                          <w:rPr>
                            <w:rFonts w:eastAsia="Times New Roman"/>
                            <w:bCs/>
                            <w:sz w:val="28"/>
                            <w:szCs w:val="28"/>
                          </w:rPr>
                          <w:t>Tú</w:t>
                        </w:r>
                        <w:proofErr w:type="spellEnd"/>
                      </w:p>
                    </w:tc>
                    <w:tc>
                      <w:tcPr>
                        <w:tcW w:w="1620" w:type="dxa"/>
                        <w:tcBorders>
                          <w:top w:val="nil"/>
                          <w:left w:val="nil"/>
                          <w:bottom w:val="single" w:sz="4" w:space="0" w:color="auto"/>
                          <w:right w:val="nil"/>
                        </w:tcBorders>
                      </w:tcPr>
                      <w:p w:rsidR="00D305EF" w:rsidRPr="00B337EB" w:rsidRDefault="007D1251" w:rsidP="003E603D">
                        <w:pPr>
                          <w:jc w:val="both"/>
                          <w:rPr>
                            <w:rFonts w:eastAsia="Times New Roman"/>
                            <w:bCs/>
                            <w:sz w:val="28"/>
                            <w:szCs w:val="28"/>
                          </w:rPr>
                        </w:pPr>
                        <w:r>
                          <w:rPr>
                            <w:rFonts w:eastAsia="Times New Roman"/>
                            <w:bCs/>
                            <w:sz w:val="28"/>
                            <w:szCs w:val="28"/>
                          </w:rPr>
                          <w:br/>
                        </w:r>
                      </w:p>
                    </w:tc>
                    <w:tc>
                      <w:tcPr>
                        <w:tcW w:w="1280" w:type="dxa"/>
                        <w:tcBorders>
                          <w:top w:val="nil"/>
                          <w:left w:val="nil"/>
                          <w:bottom w:val="single" w:sz="4" w:space="0" w:color="auto"/>
                          <w:right w:val="single" w:sz="4" w:space="0" w:color="auto"/>
                        </w:tcBorders>
                      </w:tcPr>
                      <w:p w:rsidR="00D305EF" w:rsidRPr="00B337EB" w:rsidRDefault="007D1251" w:rsidP="003E603D">
                        <w:pPr>
                          <w:jc w:val="both"/>
                          <w:rPr>
                            <w:bCs/>
                            <w:sz w:val="28"/>
                            <w:szCs w:val="28"/>
                          </w:rPr>
                        </w:pPr>
                        <w:r>
                          <w:rPr>
                            <w:bCs/>
                            <w:sz w:val="28"/>
                            <w:szCs w:val="28"/>
                          </w:rPr>
                          <w:t>60277</w:t>
                        </w:r>
                      </w:p>
                      <w:p w:rsidR="00D305EF" w:rsidRPr="00B337EB" w:rsidRDefault="00B71B80" w:rsidP="003E603D">
                        <w:pPr>
                          <w:jc w:val="both"/>
                          <w:rPr>
                            <w:bCs/>
                            <w:sz w:val="28"/>
                            <w:szCs w:val="28"/>
                          </w:rPr>
                        </w:pPr>
                        <w:r>
                          <w:rPr>
                            <w:bCs/>
                            <w:sz w:val="28"/>
                            <w:szCs w:val="28"/>
                          </w:rPr>
                          <w:t>60037</w:t>
                        </w:r>
                      </w:p>
                    </w:tc>
                  </w:tr>
                  <w:tr w:rsidR="00D305EF" w:rsidRPr="00B337EB" w:rsidTr="003E603D">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D305EF" w:rsidRPr="00B337EB" w:rsidRDefault="007D1251" w:rsidP="003E603D">
                        <w:pPr>
                          <w:jc w:val="right"/>
                          <w:rPr>
                            <w:rFonts w:eastAsia="Times New Roman"/>
                            <w:b/>
                            <w:bCs/>
                            <w:sz w:val="28"/>
                            <w:szCs w:val="28"/>
                          </w:rPr>
                        </w:pPr>
                        <w:r>
                          <w:rPr>
                            <w:b/>
                            <w:bCs/>
                            <w:sz w:val="28"/>
                            <w:szCs w:val="28"/>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D305EF" w:rsidRPr="00B337EB" w:rsidRDefault="007D1251" w:rsidP="003E603D">
                        <w:pPr>
                          <w:rPr>
                            <w:rFonts w:eastAsia="Times New Roman"/>
                            <w:bCs/>
                            <w:sz w:val="28"/>
                            <w:szCs w:val="28"/>
                          </w:rPr>
                        </w:pPr>
                        <w:proofErr w:type="spellStart"/>
                        <w:r>
                          <w:rPr>
                            <w:bCs/>
                            <w:sz w:val="28"/>
                            <w:szCs w:val="28"/>
                          </w:rPr>
                          <w:t>Lâm</w:t>
                        </w:r>
                        <w:proofErr w:type="spellEnd"/>
                        <w:r>
                          <w:rPr>
                            <w:bCs/>
                            <w:sz w:val="28"/>
                            <w:szCs w:val="28"/>
                          </w:rPr>
                          <w:t xml:space="preserve"> </w:t>
                        </w:r>
                        <w:proofErr w:type="spellStart"/>
                        <w:r>
                          <w:rPr>
                            <w:bCs/>
                            <w:sz w:val="28"/>
                            <w:szCs w:val="28"/>
                          </w:rPr>
                          <w:t>Hữu</w:t>
                        </w:r>
                        <w:proofErr w:type="spellEnd"/>
                        <w:r>
                          <w:rPr>
                            <w:bCs/>
                            <w:sz w:val="28"/>
                            <w:szCs w:val="28"/>
                          </w:rPr>
                          <w:t xml:space="preserve"> </w:t>
                        </w:r>
                        <w:proofErr w:type="spellStart"/>
                        <w:r>
                          <w:rPr>
                            <w:bCs/>
                            <w:sz w:val="28"/>
                            <w:szCs w:val="28"/>
                          </w:rPr>
                          <w:t>Khánh</w:t>
                        </w:r>
                        <w:proofErr w:type="spellEnd"/>
                        <w:r>
                          <w:rPr>
                            <w:bCs/>
                            <w:sz w:val="28"/>
                            <w:szCs w:val="28"/>
                          </w:rPr>
                          <w:t xml:space="preserve"> </w:t>
                        </w:r>
                        <w:proofErr w:type="spellStart"/>
                        <w:r>
                          <w:rPr>
                            <w:bCs/>
                            <w:sz w:val="28"/>
                            <w:szCs w:val="28"/>
                          </w:rPr>
                          <w:t>Phương</w:t>
                        </w:r>
                        <w:proofErr w:type="spellEnd"/>
                      </w:p>
                    </w:tc>
                  </w:tr>
                  <w:tr w:rsidR="00D305EF" w:rsidRPr="00B337EB" w:rsidTr="003E603D">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D305EF" w:rsidRPr="00B337EB" w:rsidRDefault="007D1251" w:rsidP="003E603D">
                        <w:pPr>
                          <w:jc w:val="right"/>
                          <w:rPr>
                            <w:rFonts w:eastAsia="Times New Roman"/>
                            <w:b/>
                            <w:bCs/>
                            <w:sz w:val="28"/>
                            <w:szCs w:val="28"/>
                          </w:rPr>
                        </w:pPr>
                        <w:r>
                          <w:rPr>
                            <w:b/>
                            <w:bCs/>
                            <w:sz w:val="28"/>
                            <w:szCs w:val="28"/>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D305EF" w:rsidRPr="00B337EB" w:rsidRDefault="007D1251" w:rsidP="003E603D">
                        <w:pPr>
                          <w:rPr>
                            <w:rFonts w:eastAsia="Times New Roman"/>
                            <w:bCs/>
                            <w:sz w:val="28"/>
                            <w:szCs w:val="28"/>
                          </w:rPr>
                        </w:pPr>
                        <w:r>
                          <w:rPr>
                            <w:sz w:val="28"/>
                            <w:szCs w:val="28"/>
                          </w:rPr>
                          <w:t>HDMS</w:t>
                        </w:r>
                      </w:p>
                    </w:tc>
                  </w:tr>
                </w:tbl>
                <w:p w:rsidR="00D305EF" w:rsidRPr="00B337EB" w:rsidRDefault="00D305EF" w:rsidP="003E603D">
                  <w:pPr>
                    <w:pStyle w:val="NoSpacing"/>
                    <w:spacing w:after="120" w:line="276" w:lineRule="auto"/>
                    <w:jc w:val="center"/>
                    <w:rPr>
                      <w:rFonts w:eastAsia="Times New Roman"/>
                      <w:b/>
                      <w:bCs/>
                    </w:rPr>
                  </w:pPr>
                </w:p>
              </w:tc>
            </w:tr>
          </w:tbl>
          <w:p w:rsidR="00D305EF" w:rsidRPr="00EC5409" w:rsidRDefault="00D305EF" w:rsidP="003E603D">
            <w:pPr>
              <w:pStyle w:val="NoSpacing"/>
              <w:spacing w:after="120" w:line="276" w:lineRule="auto"/>
              <w:jc w:val="center"/>
              <w:rPr>
                <w:rFonts w:eastAsiaTheme="minorEastAsia" w:cstheme="minorBidi"/>
              </w:rPr>
            </w:pPr>
          </w:p>
        </w:tc>
      </w:tr>
      <w:tr w:rsidR="00D305EF" w:rsidRPr="00B337EB" w:rsidTr="003E603D">
        <w:trPr>
          <w:trHeight w:val="360"/>
          <w:jc w:val="center"/>
        </w:trPr>
        <w:tc>
          <w:tcPr>
            <w:tcW w:w="9576" w:type="dxa"/>
          </w:tcPr>
          <w:p w:rsidR="00D305EF" w:rsidRPr="00EC5409" w:rsidRDefault="00D305EF" w:rsidP="003E603D">
            <w:pPr>
              <w:pStyle w:val="NoSpacing"/>
              <w:spacing w:after="120" w:line="276" w:lineRule="auto"/>
              <w:ind w:left="420"/>
              <w:rPr>
                <w:rFonts w:eastAsiaTheme="minorEastAsia" w:cstheme="minorBidi"/>
                <w:b/>
                <w:bCs/>
              </w:rPr>
            </w:pPr>
          </w:p>
          <w:p w:rsidR="00D305EF" w:rsidRPr="00EC5409" w:rsidRDefault="007D1251" w:rsidP="008F7FE0">
            <w:pPr>
              <w:pStyle w:val="NoSpacing"/>
              <w:numPr>
                <w:ilvl w:val="0"/>
                <w:numId w:val="1"/>
              </w:numPr>
              <w:spacing w:after="120" w:line="276" w:lineRule="auto"/>
              <w:jc w:val="center"/>
              <w:rPr>
                <w:rFonts w:eastAsiaTheme="minorEastAsia" w:cstheme="minorBidi"/>
                <w:b/>
                <w:bCs/>
              </w:rPr>
            </w:pPr>
            <w:r>
              <w:rPr>
                <w:sz w:val="28"/>
              </w:rPr>
              <w:t>Ho Chi Minh City, Oct / 2012 -</w:t>
            </w:r>
          </w:p>
        </w:tc>
      </w:tr>
    </w:tbl>
    <w:p w:rsidR="005D1D0E" w:rsidRPr="00EC5409" w:rsidRDefault="005D1D0E" w:rsidP="00F163DC">
      <w:pPr>
        <w:pStyle w:val="Heading2"/>
        <w:rPr>
          <w:rFonts w:ascii="Calibri" w:hAnsi="Calibri"/>
        </w:rPr>
      </w:pPr>
    </w:p>
    <w:p w:rsidR="005D1D0E" w:rsidRPr="00EC5409" w:rsidRDefault="007D1251" w:rsidP="00F163DC">
      <w:pPr>
        <w:rPr>
          <w:rFonts w:eastAsia="MS Gothic"/>
          <w:color w:val="4F81BD"/>
          <w:sz w:val="26"/>
          <w:szCs w:val="26"/>
        </w:rPr>
      </w:pPr>
      <w:r>
        <w:br w:type="page"/>
      </w:r>
    </w:p>
    <w:p w:rsidR="00097636" w:rsidRPr="00EC5409" w:rsidRDefault="007D1251" w:rsidP="00D305EF">
      <w:pPr>
        <w:pStyle w:val="Heading1"/>
        <w:rPr>
          <w:rFonts w:ascii="Calibri" w:hAnsi="Calibri"/>
        </w:rPr>
      </w:pPr>
      <w:bookmarkStart w:id="2" w:name="_Toc338283345"/>
      <w:r w:rsidRPr="00EC5409">
        <w:rPr>
          <w:rFonts w:ascii="Calibri" w:hAnsi="Calibri"/>
        </w:rPr>
        <w:lastRenderedPageBreak/>
        <w:t>Table of Contents</w:t>
      </w:r>
      <w:bookmarkEnd w:id="2"/>
    </w:p>
    <w:p w:rsidR="00445C7F" w:rsidRPr="00EC5409" w:rsidRDefault="007D1251">
      <w:pPr>
        <w:pStyle w:val="TOC1"/>
        <w:tabs>
          <w:tab w:val="right" w:leader="dot" w:pos="9111"/>
        </w:tabs>
        <w:rPr>
          <w:rFonts w:eastAsiaTheme="minorEastAsia" w:cstheme="minorBidi"/>
          <w:noProof/>
          <w:lang w:eastAsia="ja-JP"/>
        </w:rPr>
      </w:pPr>
      <w:r w:rsidRPr="00EC5409">
        <w:rPr>
          <w:sz w:val="24"/>
        </w:rPr>
        <w:fldChar w:fldCharType="begin"/>
      </w:r>
      <w:r>
        <w:rPr>
          <w:sz w:val="24"/>
        </w:rPr>
        <w:instrText xml:space="preserve"> TOC \o "1-3" \h \z \u </w:instrText>
      </w:r>
      <w:r w:rsidRPr="00EC5409">
        <w:rPr>
          <w:sz w:val="24"/>
        </w:rPr>
        <w:fldChar w:fldCharType="separate"/>
      </w:r>
      <w:hyperlink w:anchor="_Toc338283345" w:history="1">
        <w:r>
          <w:rPr>
            <w:rStyle w:val="Hyperlink"/>
            <w:noProof/>
          </w:rPr>
          <w:t>Table of Contents</w:t>
        </w:r>
        <w:r w:rsidRPr="00EC5409">
          <w:rPr>
            <w:noProof/>
            <w:webHidden/>
          </w:rPr>
          <w:tab/>
        </w:r>
        <w:r w:rsidRPr="00EC5409">
          <w:rPr>
            <w:noProof/>
            <w:webHidden/>
          </w:rPr>
          <w:fldChar w:fldCharType="begin"/>
        </w:r>
        <w:r w:rsidRPr="00EC5409">
          <w:rPr>
            <w:noProof/>
            <w:webHidden/>
          </w:rPr>
          <w:instrText xml:space="preserve"> PAGEREF _Toc338283345 \h </w:instrText>
        </w:r>
        <w:r w:rsidRPr="00EC5409">
          <w:rPr>
            <w:noProof/>
            <w:webHidden/>
          </w:rPr>
        </w:r>
        <w:r w:rsidRPr="00EC5409">
          <w:rPr>
            <w:noProof/>
            <w:webHidden/>
          </w:rPr>
          <w:fldChar w:fldCharType="separate"/>
        </w:r>
        <w:r w:rsidRPr="00EC5409">
          <w:rPr>
            <w:noProof/>
            <w:webHidden/>
          </w:rPr>
          <w:t>3</w:t>
        </w:r>
        <w:r w:rsidRPr="00EC5409">
          <w:rPr>
            <w:noProof/>
            <w:webHidden/>
          </w:rPr>
          <w:fldChar w:fldCharType="end"/>
        </w:r>
      </w:hyperlink>
    </w:p>
    <w:p w:rsidR="00445C7F" w:rsidRPr="00EC5409" w:rsidRDefault="005E4079">
      <w:pPr>
        <w:pStyle w:val="TOC1"/>
        <w:tabs>
          <w:tab w:val="left" w:pos="660"/>
          <w:tab w:val="right" w:leader="dot" w:pos="9111"/>
        </w:tabs>
        <w:rPr>
          <w:rFonts w:eastAsiaTheme="minorEastAsia" w:cstheme="minorBidi"/>
          <w:noProof/>
          <w:lang w:eastAsia="ja-JP"/>
        </w:rPr>
      </w:pPr>
      <w:hyperlink w:anchor="_Toc338283346" w:history="1">
        <w:r w:rsidR="007D1251">
          <w:rPr>
            <w:rStyle w:val="Hyperlink"/>
            <w:noProof/>
          </w:rPr>
          <w:t>4.1</w:t>
        </w:r>
        <w:r w:rsidR="007D1251" w:rsidRPr="00EC5409">
          <w:rPr>
            <w:rFonts w:eastAsiaTheme="minorEastAsia" w:cstheme="minorBidi"/>
            <w:noProof/>
            <w:lang w:eastAsia="ja-JP"/>
          </w:rPr>
          <w:tab/>
        </w:r>
        <w:r w:rsidR="007D1251">
          <w:rPr>
            <w:rStyle w:val="Hyperlink"/>
            <w:noProof/>
          </w:rPr>
          <w:t>De</w:t>
        </w:r>
        <w:r w:rsidR="007D1251">
          <w:rPr>
            <w:rStyle w:val="Hyperlink"/>
            <w:noProof/>
          </w:rPr>
          <w:t>s</w:t>
        </w:r>
        <w:r w:rsidR="007D1251">
          <w:rPr>
            <w:rStyle w:val="Hyperlink"/>
            <w:noProof/>
          </w:rPr>
          <w:t>ign Overview</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_Toc338283346 \h </w:instrText>
        </w:r>
        <w:r w:rsidR="007D1251" w:rsidRPr="00EC5409">
          <w:rPr>
            <w:noProof/>
            <w:webHidden/>
          </w:rPr>
        </w:r>
        <w:r w:rsidR="007D1251" w:rsidRPr="00EC5409">
          <w:rPr>
            <w:noProof/>
            <w:webHidden/>
          </w:rPr>
          <w:fldChar w:fldCharType="separate"/>
        </w:r>
        <w:r w:rsidR="007D1251" w:rsidRPr="00EC5409">
          <w:rPr>
            <w:noProof/>
            <w:webHidden/>
          </w:rPr>
          <w:t>4</w:t>
        </w:r>
        <w:r w:rsidR="007D1251" w:rsidRPr="00EC5409">
          <w:rPr>
            <w:noProof/>
            <w:webHidden/>
          </w:rPr>
          <w:fldChar w:fldCharType="end"/>
        </w:r>
      </w:hyperlink>
    </w:p>
    <w:p w:rsidR="00445C7F" w:rsidRPr="00EC5409" w:rsidRDefault="005E4079">
      <w:pPr>
        <w:pStyle w:val="TOC1"/>
        <w:tabs>
          <w:tab w:val="left" w:pos="660"/>
          <w:tab w:val="right" w:leader="dot" w:pos="9111"/>
        </w:tabs>
        <w:rPr>
          <w:rFonts w:eastAsiaTheme="minorEastAsia" w:cstheme="minorBidi"/>
          <w:noProof/>
          <w:lang w:eastAsia="ja-JP"/>
        </w:rPr>
      </w:pPr>
      <w:hyperlink w:anchor="_Toc338283347" w:history="1">
        <w:r w:rsidR="007D1251">
          <w:rPr>
            <w:rStyle w:val="Hyperlink"/>
            <w:noProof/>
          </w:rPr>
          <w:t>4.2</w:t>
        </w:r>
        <w:r w:rsidR="007D1251" w:rsidRPr="00EC5409">
          <w:rPr>
            <w:rFonts w:eastAsiaTheme="minorEastAsia" w:cstheme="minorBidi"/>
            <w:noProof/>
            <w:lang w:eastAsia="ja-JP"/>
          </w:rPr>
          <w:tab/>
        </w:r>
        <w:r w:rsidR="007D1251">
          <w:rPr>
            <w:rStyle w:val="Hyperlink"/>
            <w:noProof/>
          </w:rPr>
          <w:t>System Architectural Design</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_Toc338283347 \h </w:instrText>
        </w:r>
        <w:r w:rsidR="007D1251" w:rsidRPr="00EC5409">
          <w:rPr>
            <w:noProof/>
            <w:webHidden/>
          </w:rPr>
        </w:r>
        <w:r w:rsidR="007D1251" w:rsidRPr="00EC5409">
          <w:rPr>
            <w:noProof/>
            <w:webHidden/>
          </w:rPr>
          <w:fldChar w:fldCharType="separate"/>
        </w:r>
        <w:r w:rsidR="007D1251" w:rsidRPr="00EC5409">
          <w:rPr>
            <w:noProof/>
            <w:webHidden/>
          </w:rPr>
          <w:t>5</w:t>
        </w:r>
        <w:r w:rsidR="007D1251" w:rsidRPr="00EC5409">
          <w:rPr>
            <w:noProof/>
            <w:webHidden/>
          </w:rPr>
          <w:fldChar w:fldCharType="end"/>
        </w:r>
      </w:hyperlink>
    </w:p>
    <w:p w:rsidR="00445C7F" w:rsidRPr="00EC5409" w:rsidRDefault="005E4079">
      <w:pPr>
        <w:pStyle w:val="TOC2"/>
        <w:tabs>
          <w:tab w:val="left" w:pos="1100"/>
        </w:tabs>
        <w:rPr>
          <w:rFonts w:eastAsiaTheme="minorEastAsia" w:cstheme="minorBidi"/>
          <w:noProof/>
          <w:lang w:eastAsia="ja-JP"/>
        </w:rPr>
      </w:pPr>
      <w:hyperlink w:anchor="_Toc338283348" w:history="1">
        <w:r w:rsidR="007D1251">
          <w:rPr>
            <w:rStyle w:val="Hyperlink"/>
            <w:noProof/>
          </w:rPr>
          <w:t>4.2.1</w:t>
        </w:r>
        <w:r w:rsidR="007D1251" w:rsidRPr="00EC5409">
          <w:rPr>
            <w:rFonts w:eastAsiaTheme="minorEastAsia" w:cstheme="minorBidi"/>
            <w:noProof/>
            <w:lang w:eastAsia="ja-JP"/>
          </w:rPr>
          <w:tab/>
        </w:r>
        <w:r w:rsidR="007D1251">
          <w:rPr>
            <w:rStyle w:val="Hyperlink"/>
            <w:noProof/>
          </w:rPr>
          <w:t>Choice of System Architecture</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_Toc338283348 \h </w:instrText>
        </w:r>
        <w:r w:rsidR="007D1251" w:rsidRPr="00EC5409">
          <w:rPr>
            <w:noProof/>
            <w:webHidden/>
          </w:rPr>
        </w:r>
        <w:r w:rsidR="007D1251" w:rsidRPr="00EC5409">
          <w:rPr>
            <w:noProof/>
            <w:webHidden/>
          </w:rPr>
          <w:fldChar w:fldCharType="separate"/>
        </w:r>
        <w:r w:rsidR="007D1251" w:rsidRPr="00EC5409">
          <w:rPr>
            <w:noProof/>
            <w:webHidden/>
          </w:rPr>
          <w:t>5</w:t>
        </w:r>
        <w:r w:rsidR="007D1251" w:rsidRPr="00EC5409">
          <w:rPr>
            <w:noProof/>
            <w:webHidden/>
          </w:rPr>
          <w:fldChar w:fldCharType="end"/>
        </w:r>
      </w:hyperlink>
    </w:p>
    <w:p w:rsidR="00445C7F" w:rsidRPr="00EC5409" w:rsidRDefault="005E4079">
      <w:pPr>
        <w:pStyle w:val="TOC2"/>
        <w:tabs>
          <w:tab w:val="left" w:pos="1100"/>
        </w:tabs>
        <w:rPr>
          <w:rFonts w:eastAsiaTheme="minorEastAsia" w:cstheme="minorBidi"/>
          <w:noProof/>
          <w:lang w:eastAsia="ja-JP"/>
        </w:rPr>
      </w:pPr>
      <w:hyperlink w:anchor="_Toc338283349" w:history="1">
        <w:r w:rsidR="007D1251">
          <w:rPr>
            <w:rStyle w:val="Hyperlink"/>
            <w:noProof/>
          </w:rPr>
          <w:t>4.2.2</w:t>
        </w:r>
        <w:r w:rsidR="007D1251" w:rsidRPr="00EC5409">
          <w:rPr>
            <w:rFonts w:eastAsiaTheme="minorEastAsia" w:cstheme="minorBidi"/>
            <w:noProof/>
            <w:lang w:eastAsia="ja-JP"/>
          </w:rPr>
          <w:tab/>
        </w:r>
        <w:r w:rsidR="007D1251">
          <w:rPr>
            <w:rStyle w:val="Hyperlink"/>
            <w:noProof/>
          </w:rPr>
          <w:t>Discussion of Alternative Designs</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_Toc338283349 \h </w:instrText>
        </w:r>
        <w:r w:rsidR="007D1251" w:rsidRPr="00EC5409">
          <w:rPr>
            <w:noProof/>
            <w:webHidden/>
          </w:rPr>
        </w:r>
        <w:r w:rsidR="007D1251" w:rsidRPr="00EC5409">
          <w:rPr>
            <w:noProof/>
            <w:webHidden/>
          </w:rPr>
          <w:fldChar w:fldCharType="separate"/>
        </w:r>
        <w:r w:rsidR="007D1251" w:rsidRPr="00EC5409">
          <w:rPr>
            <w:noProof/>
            <w:webHidden/>
          </w:rPr>
          <w:t>5</w:t>
        </w:r>
        <w:r w:rsidR="007D1251" w:rsidRPr="00EC5409">
          <w:rPr>
            <w:noProof/>
            <w:webHidden/>
          </w:rPr>
          <w:fldChar w:fldCharType="end"/>
        </w:r>
      </w:hyperlink>
    </w:p>
    <w:p w:rsidR="00445C7F" w:rsidRPr="00EC5409" w:rsidRDefault="005E4079">
      <w:pPr>
        <w:pStyle w:val="TOC1"/>
        <w:tabs>
          <w:tab w:val="left" w:pos="660"/>
          <w:tab w:val="right" w:leader="dot" w:pos="9111"/>
        </w:tabs>
        <w:rPr>
          <w:rFonts w:eastAsiaTheme="minorEastAsia" w:cstheme="minorBidi"/>
          <w:noProof/>
          <w:lang w:eastAsia="ja-JP"/>
        </w:rPr>
      </w:pPr>
      <w:hyperlink w:anchor="_Toc338283350" w:history="1">
        <w:r w:rsidR="007D1251">
          <w:rPr>
            <w:rStyle w:val="Hyperlink"/>
            <w:noProof/>
          </w:rPr>
          <w:t>4.3</w:t>
        </w:r>
        <w:r w:rsidR="007D1251" w:rsidRPr="00EC5409">
          <w:rPr>
            <w:rFonts w:eastAsiaTheme="minorEastAsia" w:cstheme="minorBidi"/>
            <w:noProof/>
            <w:lang w:eastAsia="ja-JP"/>
          </w:rPr>
          <w:tab/>
        </w:r>
        <w:r w:rsidR="007D1251">
          <w:rPr>
            <w:rStyle w:val="Hyperlink"/>
            <w:noProof/>
          </w:rPr>
          <w:t>Package Diagram</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_Toc338283350 \h </w:instrText>
        </w:r>
        <w:r w:rsidR="007D1251" w:rsidRPr="00EC5409">
          <w:rPr>
            <w:noProof/>
            <w:webHidden/>
          </w:rPr>
        </w:r>
        <w:r w:rsidR="007D1251" w:rsidRPr="00EC5409">
          <w:rPr>
            <w:noProof/>
            <w:webHidden/>
          </w:rPr>
          <w:fldChar w:fldCharType="separate"/>
        </w:r>
        <w:r w:rsidR="007D1251" w:rsidRPr="00EC5409">
          <w:rPr>
            <w:noProof/>
            <w:webHidden/>
          </w:rPr>
          <w:t>6</w:t>
        </w:r>
        <w:r w:rsidR="007D1251" w:rsidRPr="00EC5409">
          <w:rPr>
            <w:noProof/>
            <w:webHidden/>
          </w:rPr>
          <w:fldChar w:fldCharType="end"/>
        </w:r>
      </w:hyperlink>
    </w:p>
    <w:p w:rsidR="00445C7F" w:rsidRPr="00EC5409" w:rsidRDefault="005E4079">
      <w:pPr>
        <w:pStyle w:val="TOC1"/>
        <w:tabs>
          <w:tab w:val="left" w:pos="660"/>
          <w:tab w:val="right" w:leader="dot" w:pos="9111"/>
        </w:tabs>
        <w:rPr>
          <w:rFonts w:eastAsiaTheme="minorEastAsia" w:cstheme="minorBidi"/>
          <w:noProof/>
          <w:lang w:eastAsia="ja-JP"/>
        </w:rPr>
      </w:pPr>
      <w:hyperlink w:anchor="_Toc338283351" w:history="1">
        <w:r w:rsidR="007D1251">
          <w:rPr>
            <w:rStyle w:val="Hyperlink"/>
            <w:noProof/>
          </w:rPr>
          <w:t>4.4</w:t>
        </w:r>
        <w:r w:rsidR="007D1251" w:rsidRPr="00EC5409">
          <w:rPr>
            <w:rFonts w:eastAsiaTheme="minorEastAsia" w:cstheme="minorBidi"/>
            <w:noProof/>
            <w:lang w:eastAsia="ja-JP"/>
          </w:rPr>
          <w:tab/>
        </w:r>
        <w:r w:rsidR="007D1251">
          <w:rPr>
            <w:rStyle w:val="Hyperlink"/>
            <w:noProof/>
          </w:rPr>
          <w:t>Classes Detail Description</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_Toc338283351 \h </w:instrText>
        </w:r>
        <w:r w:rsidR="007D1251" w:rsidRPr="00EC5409">
          <w:rPr>
            <w:noProof/>
            <w:webHidden/>
          </w:rPr>
        </w:r>
        <w:r w:rsidR="007D1251" w:rsidRPr="00EC5409">
          <w:rPr>
            <w:noProof/>
            <w:webHidden/>
          </w:rPr>
          <w:fldChar w:fldCharType="separate"/>
        </w:r>
        <w:r w:rsidR="007D1251" w:rsidRPr="00EC5409">
          <w:rPr>
            <w:noProof/>
            <w:webHidden/>
          </w:rPr>
          <w:t>9</w:t>
        </w:r>
        <w:r w:rsidR="007D1251" w:rsidRPr="00EC5409">
          <w:rPr>
            <w:noProof/>
            <w:webHidden/>
          </w:rPr>
          <w:fldChar w:fldCharType="end"/>
        </w:r>
      </w:hyperlink>
    </w:p>
    <w:p w:rsidR="00D04C18" w:rsidRPr="00B337EB" w:rsidRDefault="007D1251">
      <w:pPr>
        <w:rPr>
          <w:b/>
          <w:bCs/>
          <w:noProof/>
          <w:sz w:val="24"/>
        </w:rPr>
      </w:pPr>
      <w:r w:rsidRPr="00EC5409">
        <w:rPr>
          <w:b/>
          <w:bCs/>
          <w:noProof/>
          <w:sz w:val="24"/>
        </w:rPr>
        <w:fldChar w:fldCharType="end"/>
      </w:r>
    </w:p>
    <w:p w:rsidR="00A700AC" w:rsidRPr="00B337EB" w:rsidRDefault="007D1251">
      <w:pPr>
        <w:spacing w:after="0" w:line="240" w:lineRule="auto"/>
        <w:rPr>
          <w:noProof/>
        </w:rPr>
      </w:pPr>
      <w:r w:rsidRPr="00EC5409">
        <w:rPr>
          <w:noProof/>
        </w:rPr>
        <w:br w:type="page"/>
      </w:r>
    </w:p>
    <w:p w:rsidR="00A700AC" w:rsidRPr="00EC5409" w:rsidRDefault="00E66DBD" w:rsidP="006748A4">
      <w:pPr>
        <w:pStyle w:val="Heading1"/>
        <w:numPr>
          <w:ilvl w:val="1"/>
          <w:numId w:val="4"/>
        </w:numPr>
        <w:rPr>
          <w:rFonts w:ascii="Calibri" w:hAnsi="Calibri"/>
        </w:rPr>
      </w:pPr>
      <w:bookmarkStart w:id="3" w:name="_Toc327480680"/>
      <w:bookmarkStart w:id="4" w:name="_Toc338283346"/>
      <w:r>
        <w:rPr>
          <w:rFonts w:ascii="Calibri" w:hAnsi="Calibri"/>
        </w:rPr>
        <w:lastRenderedPageBreak/>
        <w:t xml:space="preserve"> </w:t>
      </w:r>
      <w:r w:rsidR="007D1251" w:rsidRPr="00EC5409">
        <w:rPr>
          <w:rFonts w:ascii="Calibri" w:hAnsi="Calibri"/>
        </w:rPr>
        <w:t>Design Overview</w:t>
      </w:r>
      <w:bookmarkEnd w:id="3"/>
      <w:bookmarkEnd w:id="4"/>
      <w:r w:rsidR="007D1251" w:rsidRPr="00EC5409">
        <w:rPr>
          <w:rFonts w:ascii="Calibri" w:hAnsi="Calibri"/>
        </w:rPr>
        <w:t xml:space="preserve"> </w:t>
      </w:r>
    </w:p>
    <w:p w:rsidR="00A700AC" w:rsidRPr="00EC5409" w:rsidRDefault="007D1251" w:rsidP="00A700AC">
      <w:pPr>
        <w:rPr>
          <w:rFonts w:cstheme="minorHAnsi"/>
        </w:rPr>
      </w:pPr>
      <w:r w:rsidRPr="00EC5409">
        <w:rPr>
          <w:rFonts w:cstheme="minorHAnsi"/>
        </w:rPr>
        <w:t xml:space="preserve">This document describes the technical and UI design of the Management Information System for </w:t>
      </w:r>
      <w:proofErr w:type="spellStart"/>
      <w:r w:rsidRPr="00EC5409">
        <w:rPr>
          <w:rFonts w:cstheme="minorHAnsi"/>
        </w:rPr>
        <w:t>TicTac</w:t>
      </w:r>
      <w:proofErr w:type="spellEnd"/>
      <w:r w:rsidRPr="00EC5409">
        <w:rPr>
          <w:rFonts w:cstheme="minorHAnsi"/>
        </w:rPr>
        <w:t xml:space="preserve"> Delivery Company. It includes the architectural design and the detailed design of common functions and business functions. It also includes the design of database model, and overall design of user interface.</w:t>
      </w:r>
    </w:p>
    <w:p w:rsidR="00A700AC" w:rsidRPr="00EC5409" w:rsidRDefault="007D1251" w:rsidP="00A700AC">
      <w:pPr>
        <w:rPr>
          <w:rFonts w:cstheme="minorHAnsi"/>
        </w:rPr>
      </w:pPr>
      <w:r w:rsidRPr="00EC5409">
        <w:rPr>
          <w:rFonts w:cstheme="min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A700AC" w:rsidRPr="00EC5409" w:rsidRDefault="007D1251" w:rsidP="00A700AC">
      <w:pPr>
        <w:rPr>
          <w:rFonts w:cstheme="minorHAnsi"/>
        </w:rPr>
      </w:pPr>
      <w:r w:rsidRPr="00EC5409">
        <w:rPr>
          <w:rFonts w:cstheme="minorHAnsi"/>
        </w:rPr>
        <w:t>The detailed design describes static and dynamic structure for each component and function. It includes class diagrams, class explanations, and sequence diagrams of the main use cases. The detailed design uses notations of .NET framework 4.0 and C# 4.0, as they are the framework and language for developing the system.</w:t>
      </w:r>
    </w:p>
    <w:p w:rsidR="00A700AC" w:rsidRPr="00EC5409" w:rsidRDefault="007D1251" w:rsidP="00A700AC">
      <w:pPr>
        <w:rPr>
          <w:rFonts w:cstheme="minorHAnsi"/>
        </w:rPr>
      </w:pPr>
      <w:r w:rsidRPr="00EC5409">
        <w:rPr>
          <w:rFonts w:cstheme="minorHAnsi"/>
        </w:rPr>
        <w:t xml:space="preserve">The database design describes the relationship between entities, and details of each entity. It uses notations of </w:t>
      </w:r>
      <w:r w:rsidRPr="00EC5409">
        <w:rPr>
          <w:rFonts w:cstheme="minorHAnsi"/>
          <w:lang w:val="vi-VN"/>
        </w:rPr>
        <w:t>SQL Server 2008 R2,</w:t>
      </w:r>
      <w:r w:rsidRPr="00EC5409">
        <w:rPr>
          <w:rFonts w:cstheme="minorHAnsi"/>
        </w:rPr>
        <w:t xml:space="preserve"> as it is the database server for developing the system.</w:t>
      </w:r>
    </w:p>
    <w:p w:rsidR="00A700AC" w:rsidRPr="00EC5409" w:rsidRDefault="007D1251" w:rsidP="00A700AC">
      <w:pPr>
        <w:rPr>
          <w:rFonts w:cstheme="minorHAnsi"/>
        </w:rPr>
      </w:pPr>
      <w:r w:rsidRPr="00EC5409">
        <w:rPr>
          <w:rFonts w:cstheme="minorHAnsi"/>
        </w:rPr>
        <w:t>The user interface design describes the layout of the system, and some design for the screens.</w:t>
      </w:r>
    </w:p>
    <w:p w:rsidR="00A700AC" w:rsidRPr="00B337EB" w:rsidRDefault="007D1251">
      <w:pPr>
        <w:spacing w:after="0" w:line="240" w:lineRule="auto"/>
        <w:rPr>
          <w:noProof/>
        </w:rPr>
      </w:pPr>
      <w:r w:rsidRPr="00EC5409">
        <w:rPr>
          <w:noProof/>
        </w:rPr>
        <w:br w:type="page"/>
      </w:r>
    </w:p>
    <w:p w:rsidR="00A700AC" w:rsidRPr="00EC5409" w:rsidRDefault="00E66DBD" w:rsidP="006748A4">
      <w:pPr>
        <w:pStyle w:val="Heading1"/>
        <w:numPr>
          <w:ilvl w:val="1"/>
          <w:numId w:val="4"/>
        </w:numPr>
        <w:rPr>
          <w:rFonts w:ascii="Calibri" w:hAnsi="Calibri"/>
        </w:rPr>
      </w:pPr>
      <w:bookmarkStart w:id="5" w:name="_Toc327480681"/>
      <w:bookmarkStart w:id="6" w:name="_Toc338283347"/>
      <w:r>
        <w:rPr>
          <w:rFonts w:ascii="Calibri" w:hAnsi="Calibri"/>
        </w:rPr>
        <w:lastRenderedPageBreak/>
        <w:t xml:space="preserve"> </w:t>
      </w:r>
      <w:r w:rsidR="007D1251" w:rsidRPr="00EC5409">
        <w:rPr>
          <w:rFonts w:ascii="Calibri" w:hAnsi="Calibri"/>
        </w:rPr>
        <w:t>System Architectural Design</w:t>
      </w:r>
      <w:bookmarkEnd w:id="6"/>
    </w:p>
    <w:p w:rsidR="00A700AC" w:rsidRPr="00EC5409" w:rsidRDefault="00E66DBD" w:rsidP="006748A4">
      <w:pPr>
        <w:pStyle w:val="Heading2"/>
        <w:numPr>
          <w:ilvl w:val="2"/>
          <w:numId w:val="4"/>
        </w:numPr>
        <w:rPr>
          <w:rFonts w:ascii="Calibri" w:hAnsi="Calibri"/>
        </w:rPr>
      </w:pPr>
      <w:bookmarkStart w:id="7" w:name="_Toc338283348"/>
      <w:r>
        <w:rPr>
          <w:rFonts w:ascii="Calibri" w:hAnsi="Calibri"/>
        </w:rPr>
        <w:t xml:space="preserve"> </w:t>
      </w:r>
      <w:r w:rsidR="007D1251" w:rsidRPr="00EC5409">
        <w:rPr>
          <w:rFonts w:ascii="Calibri" w:hAnsi="Calibri"/>
        </w:rPr>
        <w:t>Choice of System Architecture</w:t>
      </w:r>
      <w:bookmarkEnd w:id="7"/>
    </w:p>
    <w:p w:rsidR="002A204B" w:rsidRPr="00B337EB" w:rsidRDefault="0085071A" w:rsidP="002A204B">
      <w:pPr>
        <w:jc w:val="center"/>
      </w:pPr>
      <w:r w:rsidRPr="00EC5409">
        <w:rPr>
          <w:noProof/>
          <w:lang w:eastAsia="ja-JP"/>
        </w:rPr>
        <w:drawing>
          <wp:inline distT="0" distB="0" distL="0" distR="0" wp14:anchorId="44C88207" wp14:editId="5B311B5C">
            <wp:extent cx="3856921" cy="3489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856921" cy="3489891"/>
                    </a:xfrm>
                    <a:prstGeom prst="rect">
                      <a:avLst/>
                    </a:prstGeom>
                  </pic:spPr>
                </pic:pic>
              </a:graphicData>
            </a:graphic>
          </wp:inline>
        </w:drawing>
      </w:r>
    </w:p>
    <w:p w:rsidR="002A204B" w:rsidRPr="00B337EB" w:rsidRDefault="002A204B" w:rsidP="002A204B">
      <w:pPr>
        <w:autoSpaceDE w:val="0"/>
        <w:autoSpaceDN w:val="0"/>
        <w:adjustRightInd w:val="0"/>
        <w:spacing w:after="0" w:line="240" w:lineRule="auto"/>
        <w:rPr>
          <w:rFonts w:cs="Calibri"/>
          <w:color w:val="000000"/>
        </w:rPr>
      </w:pPr>
    </w:p>
    <w:p w:rsidR="002A204B" w:rsidRPr="00EC5409" w:rsidRDefault="007D1251" w:rsidP="002A204B">
      <w:pPr>
        <w:autoSpaceDE w:val="0"/>
        <w:autoSpaceDN w:val="0"/>
        <w:adjustRightInd w:val="0"/>
        <w:spacing w:after="0" w:line="240" w:lineRule="auto"/>
        <w:ind w:left="360"/>
        <w:rPr>
          <w:sz w:val="24"/>
          <w:szCs w:val="24"/>
        </w:rPr>
      </w:pPr>
      <w:r w:rsidRPr="00EC5409">
        <w:rPr>
          <w:rFonts w:cs="Calibri"/>
          <w:color w:val="000000"/>
        </w:rPr>
        <w:t xml:space="preserve">We use ASP.NET MVC 3, which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2A204B" w:rsidRPr="00EC5409" w:rsidRDefault="007D1251" w:rsidP="006748A4">
      <w:pPr>
        <w:pStyle w:val="ListParagraph"/>
        <w:numPr>
          <w:ilvl w:val="0"/>
          <w:numId w:val="5"/>
        </w:numPr>
        <w:autoSpaceDE w:val="0"/>
        <w:autoSpaceDN w:val="0"/>
        <w:adjustRightInd w:val="0"/>
        <w:spacing w:before="200" w:after="0" w:line="240" w:lineRule="auto"/>
        <w:ind w:left="1080"/>
        <w:rPr>
          <w:sz w:val="24"/>
          <w:szCs w:val="24"/>
        </w:rPr>
      </w:pPr>
      <w:r w:rsidRPr="00EC5409">
        <w:rPr>
          <w:rFonts w:cs="Calibri"/>
          <w:b/>
          <w:bCs/>
          <w:color w:val="000000"/>
        </w:rPr>
        <w:t>View</w:t>
      </w:r>
      <w:r w:rsidRPr="00EC5409">
        <w:rPr>
          <w:rFonts w:cs="Calibri"/>
          <w:color w:val="000000"/>
        </w:rPr>
        <w:t xml:space="preserve">s are template files that your application uses for dynamically generating HTML responses. </w:t>
      </w:r>
    </w:p>
    <w:p w:rsidR="002A204B" w:rsidRPr="00EC5409" w:rsidRDefault="007D1251" w:rsidP="006748A4">
      <w:pPr>
        <w:pStyle w:val="ListParagraph"/>
        <w:numPr>
          <w:ilvl w:val="0"/>
          <w:numId w:val="5"/>
        </w:numPr>
        <w:autoSpaceDE w:val="0"/>
        <w:autoSpaceDN w:val="0"/>
        <w:adjustRightInd w:val="0"/>
        <w:spacing w:after="0" w:line="240" w:lineRule="auto"/>
        <w:ind w:left="1080"/>
        <w:rPr>
          <w:sz w:val="24"/>
          <w:szCs w:val="24"/>
        </w:rPr>
      </w:pPr>
      <w:r w:rsidRPr="00EC5409">
        <w:rPr>
          <w:rFonts w:cs="Calibri"/>
          <w:b/>
          <w:bCs/>
          <w:color w:val="000000"/>
        </w:rPr>
        <w:t>Model</w:t>
      </w:r>
      <w:r w:rsidRPr="00EC5409">
        <w:rPr>
          <w:rFonts w:cs="Calibri"/>
          <w:color w:val="000000"/>
        </w:rPr>
        <w:t xml:space="preserve">s are classes that represent the data of the application and that use validation logic to enforce business rules for that data. </w:t>
      </w:r>
    </w:p>
    <w:p w:rsidR="002A204B" w:rsidRPr="00B337EB" w:rsidRDefault="007D1251" w:rsidP="006748A4">
      <w:pPr>
        <w:pStyle w:val="ListParagraph"/>
        <w:numPr>
          <w:ilvl w:val="0"/>
          <w:numId w:val="5"/>
        </w:numPr>
        <w:autoSpaceDE w:val="0"/>
        <w:autoSpaceDN w:val="0"/>
        <w:adjustRightInd w:val="0"/>
        <w:spacing w:after="0" w:line="240" w:lineRule="auto"/>
        <w:ind w:left="1080"/>
      </w:pPr>
      <w:r w:rsidRPr="00EC5409">
        <w:rPr>
          <w:rFonts w:cs="Calibri"/>
          <w:b/>
          <w:bCs/>
          <w:color w:val="000000"/>
        </w:rPr>
        <w:t>Controller</w:t>
      </w:r>
      <w:r w:rsidRPr="00EC5409">
        <w:rPr>
          <w:rFonts w:cs="Calibri"/>
          <w:color w:val="000000"/>
        </w:rPr>
        <w:t>s are classes that handle incoming requests to the application, retrieve model data, and then specify view templates that return a response to the client.</w:t>
      </w:r>
    </w:p>
    <w:p w:rsidR="002A204B" w:rsidRPr="00B337EB" w:rsidRDefault="002A204B" w:rsidP="002A204B">
      <w:pPr>
        <w:autoSpaceDE w:val="0"/>
        <w:autoSpaceDN w:val="0"/>
        <w:adjustRightInd w:val="0"/>
        <w:spacing w:after="0" w:line="240" w:lineRule="auto"/>
      </w:pPr>
    </w:p>
    <w:p w:rsidR="002A204B" w:rsidRPr="00EC5409" w:rsidRDefault="00E66DBD" w:rsidP="006748A4">
      <w:pPr>
        <w:pStyle w:val="Heading2"/>
        <w:numPr>
          <w:ilvl w:val="2"/>
          <w:numId w:val="4"/>
        </w:numPr>
        <w:rPr>
          <w:rFonts w:ascii="Calibri" w:hAnsi="Calibri"/>
        </w:rPr>
      </w:pPr>
      <w:bookmarkStart w:id="8" w:name="_Toc338283349"/>
      <w:r>
        <w:rPr>
          <w:rFonts w:ascii="Calibri" w:hAnsi="Calibri"/>
        </w:rPr>
        <w:t xml:space="preserve"> </w:t>
      </w:r>
      <w:r w:rsidR="007D1251" w:rsidRPr="00EC5409">
        <w:rPr>
          <w:rFonts w:ascii="Calibri" w:hAnsi="Calibri"/>
        </w:rPr>
        <w:t>Discussion of Alternative Designs</w:t>
      </w:r>
      <w:bookmarkEnd w:id="8"/>
    </w:p>
    <w:p w:rsidR="002A204B" w:rsidRPr="00B337EB" w:rsidRDefault="007D1251" w:rsidP="002A204B">
      <w:pPr>
        <w:autoSpaceDE w:val="0"/>
        <w:autoSpaceDN w:val="0"/>
        <w:adjustRightInd w:val="0"/>
        <w:spacing w:after="0" w:line="240" w:lineRule="auto"/>
        <w:ind w:left="170"/>
        <w:rPr>
          <w:rFonts w:cs="Calibri"/>
          <w:color w:val="000000"/>
        </w:rPr>
      </w:pPr>
      <w:r w:rsidRPr="00EC5409">
        <w:rPr>
          <w:rFonts w:cs="Calibri"/>
          <w:color w:val="000000"/>
        </w:rPr>
        <w:t>At first glance, the three tiers may seem similar to the model-view-controller (MVC) concept; however, topologically they are different. A fundamental rule in three-tier architecture is</w:t>
      </w:r>
      <w:r w:rsidR="00BC52D7">
        <w:rPr>
          <w:rFonts w:cs="Calibri"/>
          <w:color w:val="000000"/>
        </w:rPr>
        <w:t xml:space="preserve"> that</w:t>
      </w:r>
      <w:r w:rsidRPr="00EC5409">
        <w:rPr>
          <w:rFonts w:cs="Calibri"/>
          <w:color w:val="000000"/>
        </w:rPr>
        <w:t xml:space="preserve"> the client tier never communicates directly with the data tier; in a three-tier model, all communication must pass through the middle tier. Conceptually the three-tier architecture is linear. However, the MVC architecture is triangular: the view sends updates to the controller, the controller updates the model, and the view gets updated directly from the model.</w:t>
      </w:r>
    </w:p>
    <w:p w:rsidR="00187CF2" w:rsidRPr="00EC5409" w:rsidRDefault="000643DF" w:rsidP="006748A4">
      <w:pPr>
        <w:pStyle w:val="Heading1"/>
        <w:numPr>
          <w:ilvl w:val="1"/>
          <w:numId w:val="4"/>
        </w:numPr>
        <w:rPr>
          <w:rFonts w:ascii="Calibri" w:hAnsi="Calibri"/>
        </w:rPr>
      </w:pPr>
      <w:bookmarkStart w:id="9" w:name="_Toc338283350"/>
      <w:r>
        <w:rPr>
          <w:rFonts w:ascii="Calibri" w:hAnsi="Calibri"/>
        </w:rPr>
        <w:lastRenderedPageBreak/>
        <w:t xml:space="preserve"> </w:t>
      </w:r>
      <w:r w:rsidR="007D1251" w:rsidRPr="00EC5409">
        <w:rPr>
          <w:rFonts w:ascii="Calibri" w:hAnsi="Calibri"/>
        </w:rPr>
        <w:t>Package Diagram</w:t>
      </w:r>
      <w:bookmarkEnd w:id="9"/>
    </w:p>
    <w:p w:rsidR="00DC34F0" w:rsidRPr="00B337EB" w:rsidRDefault="00E66DBD" w:rsidP="00DB5191">
      <w:pPr>
        <w:ind w:left="-540"/>
      </w:pPr>
      <w:r>
        <w:rPr>
          <w:noProof/>
          <w:lang w:eastAsia="ja-JP"/>
        </w:rPr>
        <w:drawing>
          <wp:inline distT="0" distB="0" distL="0" distR="0" wp14:anchorId="05F389F1" wp14:editId="6AFF9D24">
            <wp:extent cx="6010275" cy="4138871"/>
            <wp:effectExtent l="190500" t="190500" r="161925" b="167005"/>
            <wp:docPr id="6" name="Picture 6" descr="D:\Study\FU\Semester 9\Capstone\HDMS\Design\Package Diagrams\Genera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Package Diagrams\General_00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1339"/>
                    <a:stretch/>
                  </pic:blipFill>
                  <pic:spPr bwMode="auto">
                    <a:xfrm>
                      <a:off x="0" y="0"/>
                      <a:ext cx="6010275" cy="41388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C34F0" w:rsidRDefault="00DC34F0" w:rsidP="00303F64"/>
    <w:p w:rsidR="00EA69BC" w:rsidRDefault="00E66DBD" w:rsidP="00E66DBD">
      <w:pPr>
        <w:ind w:left="-450"/>
      </w:pPr>
      <w:r>
        <w:rPr>
          <w:noProof/>
          <w:lang w:eastAsia="ja-JP"/>
        </w:rPr>
        <w:lastRenderedPageBreak/>
        <w:drawing>
          <wp:inline distT="0" distB="0" distL="0" distR="0" wp14:anchorId="6B3C6FED" wp14:editId="089ECF10">
            <wp:extent cx="6270323" cy="7972425"/>
            <wp:effectExtent l="190500" t="190500" r="168910" b="161925"/>
            <wp:docPr id="7" name="Picture 7" descr="D:\Study\FU\Semester 9\Capstone\HDMS\Design\Package Diagrams\Models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FU\Semester 9\Capstone\HDMS\Design\Package Diagrams\Models_00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931" b="15483"/>
                    <a:stretch/>
                  </pic:blipFill>
                  <pic:spPr bwMode="auto">
                    <a:xfrm>
                      <a:off x="0" y="0"/>
                      <a:ext cx="6270323" cy="7972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C34F0" w:rsidRPr="00B337EB" w:rsidRDefault="00DB5191" w:rsidP="00DB5191">
      <w:pPr>
        <w:autoSpaceDE w:val="0"/>
        <w:autoSpaceDN w:val="0"/>
        <w:adjustRightInd w:val="0"/>
        <w:spacing w:after="0" w:line="240" w:lineRule="auto"/>
        <w:ind w:left="-540"/>
        <w:rPr>
          <w:noProof/>
          <w:lang w:eastAsia="ja-JP"/>
        </w:rPr>
      </w:pPr>
      <w:r>
        <w:rPr>
          <w:noProof/>
          <w:lang w:eastAsia="ja-JP"/>
        </w:rPr>
        <w:lastRenderedPageBreak/>
        <w:drawing>
          <wp:inline distT="0" distB="0" distL="0" distR="0" wp14:anchorId="4F7A44F2" wp14:editId="20B3D13B">
            <wp:extent cx="6376980" cy="6734175"/>
            <wp:effectExtent l="190500" t="190500" r="176530" b="161925"/>
            <wp:docPr id="16" name="Picture 16" descr="D:\Study\FU\Semester 9\Capstone\HDMS\Design\Package Diagrams\Controllers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FU\Semester 9\Capstone\HDMS\Design\Package Diagrams\Controllers_00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5379"/>
                    <a:stretch/>
                  </pic:blipFill>
                  <pic:spPr bwMode="auto">
                    <a:xfrm>
                      <a:off x="0" y="0"/>
                      <a:ext cx="6376980" cy="6734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B5191" w:rsidRDefault="00DB5191">
      <w:pPr>
        <w:spacing w:after="0" w:line="240" w:lineRule="auto"/>
        <w:rPr>
          <w:rFonts w:ascii="Cambria" w:eastAsia="MS Gothic" w:hAnsi="Cambria"/>
          <w:b/>
          <w:bCs/>
          <w:noProof/>
          <w:sz w:val="28"/>
          <w:szCs w:val="28"/>
          <w:lang w:eastAsia="ja-JP"/>
        </w:rPr>
      </w:pPr>
      <w:r>
        <w:rPr>
          <w:lang w:eastAsia="ja-JP"/>
        </w:rPr>
        <w:br w:type="page"/>
      </w:r>
    </w:p>
    <w:p w:rsidR="00031868" w:rsidRPr="00EC5409" w:rsidRDefault="007D1251" w:rsidP="006748A4">
      <w:pPr>
        <w:pStyle w:val="Heading1"/>
        <w:numPr>
          <w:ilvl w:val="1"/>
          <w:numId w:val="4"/>
        </w:numPr>
        <w:rPr>
          <w:rFonts w:ascii="Calibri" w:hAnsi="Calibri"/>
        </w:rPr>
      </w:pPr>
      <w:r w:rsidRPr="00EC5409">
        <w:rPr>
          <w:color w:val="auto"/>
          <w:lang w:eastAsia="ja-JP"/>
        </w:rPr>
        <w:lastRenderedPageBreak/>
        <w:t xml:space="preserve"> </w:t>
      </w:r>
      <w:bookmarkStart w:id="10" w:name="_Toc338283351"/>
      <w:r w:rsidRPr="00EC5409">
        <w:rPr>
          <w:rFonts w:ascii="Calibri" w:hAnsi="Calibri"/>
        </w:rPr>
        <w:t>Classes Detail Description</w:t>
      </w:r>
      <w:bookmarkEnd w:id="10"/>
    </w:p>
    <w:p w:rsidR="00CE0D99" w:rsidRPr="00B266F0" w:rsidRDefault="00CE0D99" w:rsidP="00CE0D99">
      <w:pPr>
        <w:pStyle w:val="Heading4"/>
        <w:rPr>
          <w:rFonts w:ascii="Calibri" w:hAnsi="Calibri"/>
          <w:sz w:val="24"/>
          <w:szCs w:val="24"/>
        </w:rPr>
      </w:pPr>
      <w:r w:rsidRPr="00B266F0">
        <w:rPr>
          <w:rFonts w:ascii="Calibri" w:hAnsi="Calibri"/>
          <w:sz w:val="24"/>
          <w:szCs w:val="24"/>
        </w:rPr>
        <w:t>City</w:t>
      </w:r>
      <w:r>
        <w:rPr>
          <w:rFonts w:ascii="Calibri" w:hAnsi="Calibri"/>
          <w:sz w:val="24"/>
          <w:szCs w:val="24"/>
        </w:rPr>
        <w:t>/</w:t>
      </w:r>
      <w:r w:rsidRPr="00B266F0">
        <w:rPr>
          <w:rFonts w:ascii="Calibri" w:hAnsi="Calibri"/>
          <w:sz w:val="24"/>
          <w:szCs w:val="24"/>
        </w:rPr>
        <w:t>Province</w:t>
      </w:r>
    </w:p>
    <w:tbl>
      <w:tblPr>
        <w:tblStyle w:val="LightList1"/>
        <w:tblW w:w="0" w:type="auto"/>
        <w:tblLook w:val="04A0" w:firstRow="1" w:lastRow="0" w:firstColumn="1" w:lastColumn="0" w:noHBand="0" w:noVBand="1"/>
      </w:tblPr>
      <w:tblGrid>
        <w:gridCol w:w="3105"/>
        <w:gridCol w:w="3132"/>
        <w:gridCol w:w="3100"/>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r w:rsidRPr="00B266F0">
              <w:rPr>
                <w:color w:val="auto"/>
                <w:sz w:val="24"/>
                <w:szCs w:val="24"/>
              </w:rPr>
              <w:t>Field</w:t>
            </w:r>
          </w:p>
        </w:tc>
        <w:tc>
          <w:tcPr>
            <w:tcW w:w="3132" w:type="dxa"/>
            <w:vAlign w:val="center"/>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3100" w:type="dxa"/>
            <w:vAlign w:val="center"/>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proofErr w:type="spellStart"/>
            <w:r w:rsidRPr="00B266F0">
              <w:rPr>
                <w:sz w:val="24"/>
                <w:szCs w:val="24"/>
              </w:rPr>
              <w:t>CityProvinceId</w:t>
            </w:r>
            <w:proofErr w:type="spellEnd"/>
          </w:p>
        </w:tc>
        <w:tc>
          <w:tcPr>
            <w:tcW w:w="3132"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3100"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City/Province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r w:rsidRPr="00B266F0">
              <w:rPr>
                <w:sz w:val="24"/>
                <w:szCs w:val="24"/>
              </w:rPr>
              <w:t>Name</w:t>
            </w:r>
          </w:p>
        </w:tc>
        <w:tc>
          <w:tcPr>
            <w:tcW w:w="3132"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3100"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Name of City/Province</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proofErr w:type="spellStart"/>
            <w:r w:rsidRPr="00B266F0">
              <w:rPr>
                <w:sz w:val="24"/>
                <w:szCs w:val="24"/>
              </w:rPr>
              <w:t>IsActive</w:t>
            </w:r>
            <w:proofErr w:type="spellEnd"/>
          </w:p>
        </w:tc>
        <w:tc>
          <w:tcPr>
            <w:tcW w:w="3132"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bool</w:t>
            </w:r>
            <w:proofErr w:type="spellEnd"/>
          </w:p>
        </w:tc>
        <w:tc>
          <w:tcPr>
            <w:tcW w:w="3100"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Status of City/Province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r w:rsidRPr="00B266F0">
              <w:rPr>
                <w:sz w:val="24"/>
                <w:szCs w:val="24"/>
              </w:rPr>
              <w:t>Districts</w:t>
            </w:r>
          </w:p>
        </w:tc>
        <w:tc>
          <w:tcPr>
            <w:tcW w:w="3132"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&lt;District&gt;</w:t>
            </w:r>
          </w:p>
        </w:tc>
        <w:tc>
          <w:tcPr>
            <w:tcW w:w="3100"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Districts associate with each City/Province</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Contact</w:t>
      </w:r>
    </w:p>
    <w:tbl>
      <w:tblPr>
        <w:tblStyle w:val="LightList1"/>
        <w:tblW w:w="0" w:type="auto"/>
        <w:tblLook w:val="04A0" w:firstRow="1" w:lastRow="0" w:firstColumn="1" w:lastColumn="0" w:noHBand="0" w:noVBand="1"/>
      </w:tblPr>
      <w:tblGrid>
        <w:gridCol w:w="3122"/>
        <w:gridCol w:w="2566"/>
        <w:gridCol w:w="3649"/>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color w:val="auto"/>
                <w:sz w:val="24"/>
                <w:szCs w:val="24"/>
              </w:rPr>
              <w:t>Field</w:t>
            </w:r>
          </w:p>
        </w:tc>
        <w:tc>
          <w:tcPr>
            <w:tcW w:w="2566"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3649"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ContactId</w:t>
            </w:r>
            <w:proofErr w:type="spellEnd"/>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Contact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CustomerId</w:t>
            </w:r>
            <w:proofErr w:type="spellEnd"/>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int</w:t>
            </w:r>
            <w:proofErr w:type="spellEnd"/>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ID of Customer associates with Contact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t>Title</w:t>
            </w:r>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Title of Contact person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t>Name</w:t>
            </w:r>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Name of Contact person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t>Position</w:t>
            </w:r>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Position of Contact person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EmailAddress</w:t>
            </w:r>
            <w:proofErr w:type="spellEnd"/>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Email address of Contact person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tabs>
                <w:tab w:val="left" w:pos="951"/>
              </w:tabs>
              <w:rPr>
                <w:sz w:val="24"/>
                <w:szCs w:val="24"/>
              </w:rPr>
            </w:pPr>
            <w:proofErr w:type="spellStart"/>
            <w:r w:rsidRPr="00B266F0">
              <w:rPr>
                <w:sz w:val="24"/>
                <w:szCs w:val="24"/>
              </w:rPr>
              <w:t>PhoneNumber</w:t>
            </w:r>
            <w:proofErr w:type="spellEnd"/>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Phone number of Contact person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IsActive</w:t>
            </w:r>
            <w:proofErr w:type="spellEnd"/>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bool</w:t>
            </w:r>
            <w:proofErr w:type="spellEnd"/>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Status of Contact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t>Customer</w:t>
            </w:r>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virtual Customer</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Customer associates with Contact</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Customer</w:t>
      </w:r>
    </w:p>
    <w:tbl>
      <w:tblPr>
        <w:tblStyle w:val="LightList1"/>
        <w:tblW w:w="0" w:type="auto"/>
        <w:tblLook w:val="04A0" w:firstRow="1" w:lastRow="0" w:firstColumn="1" w:lastColumn="0" w:noHBand="0" w:noVBand="1"/>
      </w:tblPr>
      <w:tblGrid>
        <w:gridCol w:w="3077"/>
        <w:gridCol w:w="3305"/>
        <w:gridCol w:w="2860"/>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r w:rsidRPr="00B266F0">
              <w:rPr>
                <w:color w:val="auto"/>
                <w:sz w:val="24"/>
                <w:szCs w:val="24"/>
              </w:rPr>
              <w:t>Field</w:t>
            </w:r>
          </w:p>
        </w:tc>
        <w:tc>
          <w:tcPr>
            <w:tcW w:w="330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2860"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CustomerId</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Customer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CompanyName</w:t>
            </w:r>
            <w:proofErr w:type="spellEnd"/>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Name of Customer’s </w:t>
            </w:r>
            <w:r w:rsidRPr="00B266F0">
              <w:rPr>
                <w:sz w:val="24"/>
                <w:szCs w:val="24"/>
              </w:rPr>
              <w:lastRenderedPageBreak/>
              <w:t>company</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lastRenderedPageBreak/>
              <w:t>DisplayName</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A more familiar name of Customer’s company</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PhoneNumber</w:t>
            </w:r>
            <w:proofErr w:type="spellEnd"/>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Phone number of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CurrentContractNumber</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Number of current contract with Customer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IsActive</w:t>
            </w:r>
            <w:proofErr w:type="spellEnd"/>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bool</w:t>
            </w:r>
            <w:proofErr w:type="spellEnd"/>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Status of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tabs>
                <w:tab w:val="left" w:pos="951"/>
              </w:tabs>
              <w:rPr>
                <w:sz w:val="24"/>
                <w:szCs w:val="24"/>
              </w:rPr>
            </w:pPr>
            <w:r w:rsidRPr="00B266F0">
              <w:rPr>
                <w:sz w:val="24"/>
                <w:szCs w:val="24"/>
              </w:rPr>
              <w:t>Note</w:t>
            </w:r>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Optional information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r w:rsidRPr="00B266F0">
              <w:rPr>
                <w:sz w:val="24"/>
                <w:szCs w:val="24"/>
              </w:rPr>
              <w:t>Contacts</w:t>
            </w:r>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&lt;Contact&gt;</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Contacts associate with each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CustomerAddresses</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w:t>
            </w:r>
            <w:proofErr w:type="spellStart"/>
            <w:r w:rsidRPr="00B266F0">
              <w:rPr>
                <w:sz w:val="24"/>
                <w:szCs w:val="24"/>
              </w:rPr>
              <w:t>CustomerAddress</w:t>
            </w:r>
            <w:proofErr w:type="spellEnd"/>
            <w:r w:rsidRPr="00B266F0">
              <w:rPr>
                <w:sz w:val="24"/>
                <w:szCs w:val="24"/>
              </w:rPr>
              <w:t>&gt;</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Customer Addresses associate with each Customer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r w:rsidRPr="00B266F0">
              <w:rPr>
                <w:sz w:val="24"/>
                <w:szCs w:val="24"/>
              </w:rPr>
              <w:t>Requests</w:t>
            </w:r>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virtual </w:t>
            </w:r>
            <w:proofErr w:type="spellStart"/>
            <w:r>
              <w:rPr>
                <w:sz w:val="24"/>
                <w:szCs w:val="24"/>
              </w:rPr>
              <w:t>ICollection</w:t>
            </w:r>
            <w:proofErr w:type="spellEnd"/>
            <w:r>
              <w:rPr>
                <w:sz w:val="24"/>
                <w:szCs w:val="24"/>
              </w:rPr>
              <w:t>&lt;</w:t>
            </w:r>
            <w:r w:rsidRPr="00B266F0">
              <w:rPr>
                <w:sz w:val="24"/>
                <w:szCs w:val="24"/>
              </w:rPr>
              <w:t>Request&gt;</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Requests associate with each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Pr>
                <w:sz w:val="24"/>
                <w:szCs w:val="24"/>
              </w:rPr>
              <w:t>UserInfoes</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w:t>
            </w:r>
            <w:proofErr w:type="spellStart"/>
            <w:r>
              <w:rPr>
                <w:sz w:val="24"/>
                <w:szCs w:val="24"/>
              </w:rPr>
              <w:t>UserInfo</w:t>
            </w:r>
            <w:proofErr w:type="spellEnd"/>
            <w:r w:rsidRPr="00B266F0">
              <w:rPr>
                <w:sz w:val="24"/>
                <w:szCs w:val="24"/>
              </w:rPr>
              <w:t>&gt;</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UserInfoes</w:t>
            </w:r>
            <w:proofErr w:type="spellEnd"/>
            <w:r w:rsidRPr="00B266F0">
              <w:rPr>
                <w:sz w:val="24"/>
                <w:szCs w:val="24"/>
              </w:rPr>
              <w:t xml:space="preserve"> associate with each Customer</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Customer</w:t>
      </w:r>
      <w:r>
        <w:rPr>
          <w:rFonts w:ascii="Calibri" w:hAnsi="Calibri"/>
          <w:sz w:val="24"/>
          <w:szCs w:val="24"/>
        </w:rPr>
        <w:t xml:space="preserve"> </w:t>
      </w:r>
      <w:r w:rsidRPr="00B266F0">
        <w:rPr>
          <w:rFonts w:ascii="Calibri" w:hAnsi="Calibri"/>
          <w:sz w:val="24"/>
          <w:szCs w:val="24"/>
        </w:rPr>
        <w:t>Address</w:t>
      </w:r>
    </w:p>
    <w:tbl>
      <w:tblPr>
        <w:tblStyle w:val="LightList1"/>
        <w:tblW w:w="0" w:type="auto"/>
        <w:tblLook w:val="04A0" w:firstRow="1" w:lastRow="0" w:firstColumn="1" w:lastColumn="0" w:noHBand="0" w:noVBand="1"/>
      </w:tblPr>
      <w:tblGrid>
        <w:gridCol w:w="3042"/>
        <w:gridCol w:w="3259"/>
        <w:gridCol w:w="2941"/>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color w:val="auto"/>
                <w:sz w:val="24"/>
                <w:szCs w:val="24"/>
              </w:rPr>
              <w:t>Field</w:t>
            </w:r>
          </w:p>
        </w:tc>
        <w:tc>
          <w:tcPr>
            <w:tcW w:w="3259"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2941"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CustomerAddressId</w:t>
            </w:r>
            <w:proofErr w:type="spellEnd"/>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Customer Address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CustomerId</w:t>
            </w:r>
            <w:proofErr w:type="spellEnd"/>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int</w:t>
            </w:r>
            <w:proofErr w:type="spellEnd"/>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ID of Customer associates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Address</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Address and street name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WardId</w:t>
            </w:r>
            <w:proofErr w:type="spellEnd"/>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w:t>
            </w:r>
            <w:proofErr w:type="spellStart"/>
            <w:r w:rsidRPr="00E3064D">
              <w:rPr>
                <w:sz w:val="24"/>
                <w:szCs w:val="24"/>
              </w:rPr>
              <w:t>int</w:t>
            </w:r>
            <w:proofErr w:type="spellEnd"/>
            <w:r w:rsidRPr="00E3064D">
              <w:rPr>
                <w:sz w:val="24"/>
                <w:szCs w:val="24"/>
              </w:rPr>
              <w:t>&gt;</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ID of Ward associate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Pr>
                <w:sz w:val="24"/>
                <w:szCs w:val="24"/>
              </w:rPr>
              <w:t>DistrictId</w:t>
            </w:r>
            <w:proofErr w:type="spellEnd"/>
          </w:p>
        </w:tc>
        <w:tc>
          <w:tcPr>
            <w:tcW w:w="3259" w:type="dxa"/>
          </w:tcPr>
          <w:p w:rsidR="00CE0D99" w:rsidRPr="00E3064D"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int</w:t>
            </w:r>
            <w:proofErr w:type="spellEnd"/>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 of district in each Customer Address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Pr>
                <w:sz w:val="24"/>
                <w:szCs w:val="24"/>
              </w:rPr>
              <w:lastRenderedPageBreak/>
              <w:t>Latitude</w:t>
            </w:r>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Latitude of each Customer Address in the map</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Pr>
                <w:sz w:val="24"/>
                <w:szCs w:val="24"/>
              </w:rPr>
              <w:t>Longitude</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Longitude of each Customer Address in the map</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IsActive</w:t>
            </w:r>
            <w:proofErr w:type="spellEnd"/>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bool</w:t>
            </w:r>
            <w:proofErr w:type="spellEnd"/>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Status of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tabs>
                <w:tab w:val="left" w:pos="951"/>
              </w:tabs>
              <w:rPr>
                <w:sz w:val="24"/>
                <w:szCs w:val="24"/>
              </w:rPr>
            </w:pPr>
            <w:r>
              <w:rPr>
                <w:sz w:val="24"/>
                <w:szCs w:val="24"/>
              </w:rPr>
              <w:t>Note</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Optional information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Customer</w:t>
            </w:r>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virtual Customer</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Customer associates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Ward</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virtual Ward</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Ward associates with Customer Address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Default="00CE0D99" w:rsidP="00CE0D99">
            <w:pPr>
              <w:tabs>
                <w:tab w:val="left" w:pos="951"/>
              </w:tabs>
              <w:rPr>
                <w:sz w:val="24"/>
                <w:szCs w:val="24"/>
              </w:rPr>
            </w:pPr>
            <w:r>
              <w:rPr>
                <w:sz w:val="24"/>
                <w:szCs w:val="24"/>
              </w:rPr>
              <w:t>District</w:t>
            </w:r>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r>
              <w:rPr>
                <w:sz w:val="24"/>
                <w:szCs w:val="24"/>
              </w:rPr>
              <w:t>District</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District</w:t>
            </w:r>
            <w:r w:rsidRPr="00B266F0">
              <w:rPr>
                <w:sz w:val="24"/>
                <w:szCs w:val="24"/>
              </w:rPr>
              <w:t xml:space="preserve"> associates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Requests</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virtual </w:t>
            </w:r>
            <w:proofErr w:type="spellStart"/>
            <w:r>
              <w:rPr>
                <w:sz w:val="24"/>
                <w:szCs w:val="24"/>
              </w:rPr>
              <w:t>ICollection</w:t>
            </w:r>
            <w:proofErr w:type="spellEnd"/>
            <w:r>
              <w:rPr>
                <w:sz w:val="24"/>
                <w:szCs w:val="24"/>
              </w:rPr>
              <w:t>&lt;</w:t>
            </w:r>
            <w:r w:rsidRPr="00B266F0">
              <w:rPr>
                <w:sz w:val="24"/>
                <w:szCs w:val="24"/>
              </w:rPr>
              <w:t>Request&gt;</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Requests associate with each Customer Address</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Pr>
          <w:rFonts w:ascii="Calibri" w:hAnsi="Calibri"/>
          <w:sz w:val="24"/>
          <w:szCs w:val="24"/>
        </w:rPr>
        <w:t xml:space="preserve">Delivery </w:t>
      </w:r>
      <w:r w:rsidRPr="00B266F0">
        <w:rPr>
          <w:rFonts w:ascii="Calibri" w:hAnsi="Calibri"/>
          <w:sz w:val="24"/>
          <w:szCs w:val="24"/>
        </w:rPr>
        <w:t>Option</w:t>
      </w:r>
    </w:p>
    <w:tbl>
      <w:tblPr>
        <w:tblStyle w:val="LightList1"/>
        <w:tblW w:w="0" w:type="auto"/>
        <w:tblLook w:val="04A0" w:firstRow="1" w:lastRow="0" w:firstColumn="1" w:lastColumn="0" w:noHBand="0" w:noVBand="1"/>
      </w:tblPr>
      <w:tblGrid>
        <w:gridCol w:w="3091"/>
        <w:gridCol w:w="3106"/>
        <w:gridCol w:w="3045"/>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106"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4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DeliveryOptionId</w:t>
            </w:r>
            <w:proofErr w:type="spellEnd"/>
          </w:p>
        </w:tc>
        <w:tc>
          <w:tcPr>
            <w:tcW w:w="310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4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Unique id of each delivery option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rPr>
                <w:rFonts w:cstheme="majorHAnsi"/>
                <w:sz w:val="24"/>
                <w:szCs w:val="24"/>
              </w:rPr>
            </w:pPr>
            <w:r w:rsidRPr="00B266F0">
              <w:rPr>
                <w:rFonts w:cstheme="majorHAnsi"/>
                <w:sz w:val="24"/>
                <w:szCs w:val="24"/>
              </w:rPr>
              <w:t>Name</w:t>
            </w:r>
          </w:p>
        </w:tc>
        <w:tc>
          <w:tcPr>
            <w:tcW w:w="310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4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Name of delivery option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Description</w:t>
            </w:r>
          </w:p>
        </w:tc>
        <w:tc>
          <w:tcPr>
            <w:tcW w:w="310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4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bCs/>
                <w:sz w:val="24"/>
                <w:szCs w:val="24"/>
              </w:rPr>
              <w:t>Describe about delivery option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4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Status of delivery option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Orders</w:t>
            </w:r>
          </w:p>
        </w:tc>
        <w:tc>
          <w:tcPr>
            <w:tcW w:w="3106"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&lt;Order&gt;</w:t>
            </w:r>
          </w:p>
        </w:tc>
        <w:tc>
          <w:tcPr>
            <w:tcW w:w="304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Order associate with </w:t>
            </w:r>
            <w:r w:rsidRPr="00B266F0">
              <w:rPr>
                <w:rFonts w:cstheme="majorHAnsi"/>
                <w:sz w:val="24"/>
                <w:szCs w:val="24"/>
              </w:rPr>
              <w:t>delivery option</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District</w:t>
      </w:r>
    </w:p>
    <w:tbl>
      <w:tblPr>
        <w:tblStyle w:val="LightList1"/>
        <w:tblW w:w="0" w:type="auto"/>
        <w:tblLook w:val="04A0" w:firstRow="1" w:lastRow="0" w:firstColumn="1" w:lastColumn="0" w:noHBand="0" w:noVBand="1"/>
      </w:tblPr>
      <w:tblGrid>
        <w:gridCol w:w="3073"/>
        <w:gridCol w:w="3221"/>
        <w:gridCol w:w="3043"/>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10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56"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DistrictId</w:t>
            </w:r>
            <w:proofErr w:type="spellEnd"/>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Unique id of each D</w:t>
            </w:r>
            <w:r w:rsidRPr="00B266F0">
              <w:rPr>
                <w:rFonts w:cstheme="majorHAnsi"/>
                <w:sz w:val="24"/>
                <w:szCs w:val="24"/>
              </w:rPr>
              <w:t>istrict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lastRenderedPageBreak/>
              <w:t>CityProvinceId</w:t>
            </w:r>
            <w:proofErr w:type="spellEnd"/>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Unique id of each City/Province</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Name</w:t>
            </w:r>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Name of </w:t>
            </w:r>
            <w:r>
              <w:rPr>
                <w:rFonts w:cstheme="majorHAnsi"/>
                <w:sz w:val="24"/>
                <w:szCs w:val="24"/>
              </w:rPr>
              <w:t>D</w:t>
            </w:r>
            <w:r w:rsidRPr="00B266F0">
              <w:rPr>
                <w:rFonts w:cstheme="majorHAnsi"/>
                <w:sz w:val="24"/>
                <w:szCs w:val="24"/>
              </w:rPr>
              <w:t>istrict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Status of </w:t>
            </w:r>
            <w:r>
              <w:rPr>
                <w:rFonts w:cstheme="majorHAnsi"/>
                <w:sz w:val="24"/>
                <w:szCs w:val="24"/>
              </w:rPr>
              <w:t>D</w:t>
            </w:r>
            <w:r w:rsidRPr="00B266F0">
              <w:rPr>
                <w:rFonts w:cstheme="majorHAnsi"/>
                <w:sz w:val="24"/>
                <w:szCs w:val="24"/>
              </w:rPr>
              <w:t>istrict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CityProvince</w:t>
            </w:r>
            <w:proofErr w:type="spellEnd"/>
          </w:p>
        </w:tc>
        <w:tc>
          <w:tcPr>
            <w:tcW w:w="3105"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CityProvince</w:t>
            </w:r>
            <w:proofErr w:type="spellEnd"/>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City/province associate with </w:t>
            </w:r>
            <w:r>
              <w:rPr>
                <w:rFonts w:cstheme="majorHAnsi"/>
                <w:sz w:val="24"/>
                <w:szCs w:val="24"/>
              </w:rPr>
              <w:t>D</w:t>
            </w:r>
            <w:r w:rsidRPr="00B266F0">
              <w:rPr>
                <w:rFonts w:cstheme="majorHAnsi"/>
                <w:sz w:val="24"/>
                <w:szCs w:val="24"/>
              </w:rPr>
              <w:t>istrict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Pr>
                <w:rFonts w:cstheme="majorHAnsi"/>
                <w:sz w:val="24"/>
                <w:szCs w:val="24"/>
              </w:rPr>
              <w:t>CustomerAddresses</w:t>
            </w:r>
            <w:proofErr w:type="spellEnd"/>
          </w:p>
        </w:tc>
        <w:tc>
          <w:tcPr>
            <w:tcW w:w="3105"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6672A7">
              <w:rPr>
                <w:rFonts w:cstheme="majorHAnsi"/>
                <w:sz w:val="24"/>
                <w:szCs w:val="24"/>
              </w:rPr>
              <w:t xml:space="preserve">virtual </w:t>
            </w:r>
            <w:proofErr w:type="spellStart"/>
            <w:r w:rsidRPr="006672A7">
              <w:rPr>
                <w:rFonts w:cstheme="majorHAnsi"/>
                <w:sz w:val="24"/>
                <w:szCs w:val="24"/>
              </w:rPr>
              <w:t>ICollection</w:t>
            </w:r>
            <w:proofErr w:type="spellEnd"/>
            <w:r w:rsidRPr="006672A7">
              <w:rPr>
                <w:rFonts w:cstheme="majorHAnsi"/>
                <w:sz w:val="24"/>
                <w:szCs w:val="24"/>
              </w:rPr>
              <w:t>&lt;</w:t>
            </w:r>
            <w:proofErr w:type="spellStart"/>
            <w:r w:rsidRPr="006672A7">
              <w:rPr>
                <w:rFonts w:cstheme="majorHAnsi"/>
                <w:sz w:val="24"/>
                <w:szCs w:val="24"/>
              </w:rPr>
              <w:t>CustomerAddress</w:t>
            </w:r>
            <w:proofErr w:type="spellEnd"/>
            <w:r w:rsidRPr="006672A7">
              <w:rPr>
                <w:rFonts w:cstheme="majorHAnsi"/>
                <w:sz w:val="24"/>
                <w:szCs w:val="24"/>
              </w:rPr>
              <w:t>&gt;</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Customer Address</w:t>
            </w:r>
            <w:r w:rsidRPr="00B266F0">
              <w:rPr>
                <w:sz w:val="24"/>
                <w:szCs w:val="24"/>
              </w:rPr>
              <w:t xml:space="preserve"> associate with </w:t>
            </w:r>
            <w:r>
              <w:rPr>
                <w:rFonts w:cstheme="majorHAnsi"/>
                <w:sz w:val="24"/>
                <w:szCs w:val="24"/>
              </w:rPr>
              <w:t>D</w:t>
            </w:r>
            <w:r w:rsidRPr="00B266F0">
              <w:rPr>
                <w:rFonts w:cstheme="majorHAnsi"/>
                <w:sz w:val="24"/>
                <w:szCs w:val="24"/>
              </w:rPr>
              <w:t>istrict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Hubs</w:t>
            </w:r>
          </w:p>
        </w:tc>
        <w:tc>
          <w:tcPr>
            <w:tcW w:w="3105"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6672A7">
              <w:rPr>
                <w:rFonts w:cstheme="majorHAnsi"/>
                <w:sz w:val="24"/>
                <w:szCs w:val="24"/>
              </w:rPr>
              <w:t xml:space="preserve">virtual </w:t>
            </w:r>
            <w:proofErr w:type="spellStart"/>
            <w:r w:rsidRPr="006672A7">
              <w:rPr>
                <w:rFonts w:cstheme="majorHAnsi"/>
                <w:sz w:val="24"/>
                <w:szCs w:val="24"/>
              </w:rPr>
              <w:t>ICollection</w:t>
            </w:r>
            <w:proofErr w:type="spellEnd"/>
            <w:r w:rsidRPr="006672A7">
              <w:rPr>
                <w:rFonts w:cstheme="majorHAnsi"/>
                <w:sz w:val="24"/>
                <w:szCs w:val="24"/>
              </w:rPr>
              <w:t>&lt;</w:t>
            </w:r>
            <w:r>
              <w:rPr>
                <w:rFonts w:cstheme="majorHAnsi"/>
                <w:sz w:val="24"/>
                <w:szCs w:val="24"/>
              </w:rPr>
              <w:t>Hub</w:t>
            </w:r>
            <w:r w:rsidRPr="006672A7">
              <w:rPr>
                <w:rFonts w:cstheme="majorHAnsi"/>
                <w:sz w:val="24"/>
                <w:szCs w:val="24"/>
              </w:rPr>
              <w:t>&gt;</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Hubs</w:t>
            </w:r>
            <w:r w:rsidRPr="00B266F0">
              <w:rPr>
                <w:sz w:val="24"/>
                <w:szCs w:val="24"/>
              </w:rPr>
              <w:t xml:space="preserve"> associate with </w:t>
            </w:r>
            <w:r>
              <w:rPr>
                <w:rFonts w:cstheme="majorHAnsi"/>
                <w:sz w:val="24"/>
                <w:szCs w:val="24"/>
              </w:rPr>
              <w:t>D</w:t>
            </w:r>
            <w:r w:rsidRPr="00B266F0">
              <w:rPr>
                <w:rFonts w:cstheme="majorHAnsi"/>
                <w:sz w:val="24"/>
                <w:szCs w:val="24"/>
              </w:rPr>
              <w:t>istrict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Orders</w:t>
            </w:r>
          </w:p>
        </w:tc>
        <w:tc>
          <w:tcPr>
            <w:tcW w:w="3105"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6672A7">
              <w:rPr>
                <w:rFonts w:cstheme="majorHAnsi"/>
                <w:sz w:val="24"/>
                <w:szCs w:val="24"/>
              </w:rPr>
              <w:t xml:space="preserve">virtual </w:t>
            </w:r>
            <w:proofErr w:type="spellStart"/>
            <w:r w:rsidRPr="006672A7">
              <w:rPr>
                <w:rFonts w:cstheme="majorHAnsi"/>
                <w:sz w:val="24"/>
                <w:szCs w:val="24"/>
              </w:rPr>
              <w:t>ICollection</w:t>
            </w:r>
            <w:proofErr w:type="spellEnd"/>
            <w:r w:rsidRPr="006672A7">
              <w:rPr>
                <w:rFonts w:cstheme="majorHAnsi"/>
                <w:sz w:val="24"/>
                <w:szCs w:val="24"/>
              </w:rPr>
              <w:t>&lt;</w:t>
            </w:r>
            <w:r>
              <w:rPr>
                <w:rFonts w:cstheme="majorHAnsi"/>
                <w:sz w:val="24"/>
                <w:szCs w:val="24"/>
              </w:rPr>
              <w:t>Order</w:t>
            </w:r>
            <w:r w:rsidRPr="006672A7">
              <w:rPr>
                <w:rFonts w:cstheme="majorHAnsi"/>
                <w:sz w:val="24"/>
                <w:szCs w:val="24"/>
              </w:rPr>
              <w:t>&gt;</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Order</w:t>
            </w:r>
            <w:r w:rsidRPr="00B266F0">
              <w:rPr>
                <w:sz w:val="24"/>
                <w:szCs w:val="24"/>
              </w:rPr>
              <w:t xml:space="preserve"> associate with </w:t>
            </w:r>
            <w:r>
              <w:rPr>
                <w:rFonts w:cstheme="majorHAnsi"/>
                <w:sz w:val="24"/>
                <w:szCs w:val="24"/>
              </w:rPr>
              <w:t>D</w:t>
            </w:r>
            <w:r w:rsidRPr="00B266F0">
              <w:rPr>
                <w:rFonts w:cstheme="majorHAnsi"/>
                <w:sz w:val="24"/>
                <w:szCs w:val="24"/>
              </w:rPr>
              <w:t>istrict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Wards</w:t>
            </w:r>
          </w:p>
        </w:tc>
        <w:tc>
          <w:tcPr>
            <w:tcW w:w="3105"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&lt;Ward&gt;</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Ward associate with </w:t>
            </w:r>
            <w:r>
              <w:rPr>
                <w:rFonts w:cstheme="majorHAnsi"/>
                <w:sz w:val="24"/>
                <w:szCs w:val="24"/>
              </w:rPr>
              <w:t>D</w:t>
            </w:r>
            <w:r w:rsidRPr="00B266F0">
              <w:rPr>
                <w:rFonts w:cstheme="majorHAnsi"/>
                <w:sz w:val="24"/>
                <w:szCs w:val="24"/>
              </w:rPr>
              <w:t>istrict</w:t>
            </w:r>
          </w:p>
        </w:tc>
      </w:tr>
    </w:tbl>
    <w:p w:rsidR="00CE0D99" w:rsidRPr="00B266F0" w:rsidRDefault="00CE0D99" w:rsidP="00CE0D99">
      <w:pPr>
        <w:rPr>
          <w:rFonts w:cstheme="majorHAnsi"/>
          <w:sz w:val="24"/>
          <w:szCs w:val="24"/>
        </w:rPr>
      </w:pPr>
    </w:p>
    <w:p w:rsidR="00CE0D99" w:rsidRPr="00B266F0" w:rsidRDefault="00CE0D99" w:rsidP="00CE0D99">
      <w:pPr>
        <w:pStyle w:val="Heading4"/>
        <w:rPr>
          <w:rFonts w:ascii="Calibri" w:hAnsi="Calibri"/>
          <w:sz w:val="24"/>
          <w:szCs w:val="24"/>
        </w:rPr>
      </w:pPr>
      <w:r>
        <w:rPr>
          <w:rFonts w:ascii="Calibri" w:hAnsi="Calibri"/>
          <w:sz w:val="24"/>
          <w:szCs w:val="24"/>
        </w:rPr>
        <w:t>Hub</w:t>
      </w:r>
    </w:p>
    <w:tbl>
      <w:tblPr>
        <w:tblStyle w:val="LightList1"/>
        <w:tblW w:w="0" w:type="auto"/>
        <w:tblLook w:val="04A0" w:firstRow="1" w:lastRow="0" w:firstColumn="1" w:lastColumn="0" w:noHBand="0" w:noVBand="1"/>
      </w:tblPr>
      <w:tblGrid>
        <w:gridCol w:w="3081"/>
        <w:gridCol w:w="3105"/>
        <w:gridCol w:w="3056"/>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10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56"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Pr>
                <w:rFonts w:cstheme="majorHAnsi"/>
                <w:sz w:val="24"/>
                <w:szCs w:val="24"/>
              </w:rPr>
              <w:t>Hub</w:t>
            </w:r>
            <w:r w:rsidRPr="00B266F0">
              <w:rPr>
                <w:rFonts w:cstheme="majorHAnsi"/>
                <w:sz w:val="24"/>
                <w:szCs w:val="24"/>
              </w:rPr>
              <w:t>Id</w:t>
            </w:r>
            <w:proofErr w:type="spellEnd"/>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Name</w:t>
            </w:r>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string</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Name of each Hub</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Address</w:t>
            </w:r>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Address and street name</w:t>
            </w:r>
            <w:r>
              <w:rPr>
                <w:sz w:val="24"/>
                <w:szCs w:val="24"/>
              </w:rPr>
              <w:t xml:space="preserve"> of each 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proofErr w:type="spellStart"/>
            <w:r w:rsidRPr="00B266F0">
              <w:rPr>
                <w:sz w:val="24"/>
                <w:szCs w:val="24"/>
              </w:rPr>
              <w:t>WardId</w:t>
            </w:r>
            <w:proofErr w:type="spellEnd"/>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w:t>
            </w:r>
            <w:proofErr w:type="spellStart"/>
            <w:r w:rsidRPr="00E3064D">
              <w:rPr>
                <w:sz w:val="24"/>
                <w:szCs w:val="24"/>
              </w:rPr>
              <w:t>int</w:t>
            </w:r>
            <w:proofErr w:type="spellEnd"/>
            <w:r w:rsidRPr="00E3064D">
              <w:rPr>
                <w:sz w:val="24"/>
                <w:szCs w:val="24"/>
              </w:rPr>
              <w:t>&gt;</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ID of Ward associate with </w:t>
            </w:r>
            <w:r>
              <w:rPr>
                <w:sz w:val="24"/>
                <w:szCs w:val="24"/>
              </w:rPr>
              <w:t>Hub</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proofErr w:type="spellStart"/>
            <w:r>
              <w:rPr>
                <w:sz w:val="24"/>
                <w:szCs w:val="24"/>
              </w:rPr>
              <w:t>DistrictId</w:t>
            </w:r>
            <w:proofErr w:type="spellEnd"/>
          </w:p>
        </w:tc>
        <w:tc>
          <w:tcPr>
            <w:tcW w:w="3105" w:type="dxa"/>
          </w:tcPr>
          <w:p w:rsidR="00CE0D99" w:rsidRPr="00E3064D"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int</w:t>
            </w:r>
            <w:proofErr w:type="spellEnd"/>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 of district in each 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r>
              <w:rPr>
                <w:sz w:val="24"/>
                <w:szCs w:val="24"/>
              </w:rPr>
              <w:t>Latitude</w:t>
            </w:r>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Latitude of each Customer Address in the map</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r>
              <w:rPr>
                <w:sz w:val="24"/>
                <w:szCs w:val="24"/>
              </w:rPr>
              <w:t>Longitude</w:t>
            </w:r>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Longitude of each Customer Address in the map</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Status of </w:t>
            </w:r>
            <w:r>
              <w:rPr>
                <w:rFonts w:cstheme="majorHAnsi"/>
                <w:sz w:val="24"/>
                <w:szCs w:val="24"/>
              </w:rPr>
              <w:t>Hub</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Default="00CE0D99" w:rsidP="00CE0D99">
            <w:pPr>
              <w:tabs>
                <w:tab w:val="left" w:pos="951"/>
              </w:tabs>
              <w:rPr>
                <w:sz w:val="24"/>
                <w:szCs w:val="24"/>
              </w:rPr>
            </w:pPr>
            <w:r>
              <w:rPr>
                <w:sz w:val="24"/>
                <w:szCs w:val="24"/>
              </w:rPr>
              <w:t>District</w:t>
            </w:r>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 xml:space="preserve">virtual </w:t>
            </w:r>
            <w:r>
              <w:rPr>
                <w:sz w:val="24"/>
                <w:szCs w:val="24"/>
              </w:rPr>
              <w:t>District</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District</w:t>
            </w:r>
            <w:r w:rsidRPr="00B266F0">
              <w:rPr>
                <w:sz w:val="24"/>
                <w:szCs w:val="24"/>
              </w:rPr>
              <w:t xml:space="preserve"> associates with </w:t>
            </w:r>
            <w:r>
              <w:rPr>
                <w:sz w:val="24"/>
                <w:szCs w:val="24"/>
              </w:rPr>
              <w:t>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Default="00CE0D99" w:rsidP="00CE0D99">
            <w:pPr>
              <w:tabs>
                <w:tab w:val="left" w:pos="951"/>
              </w:tabs>
              <w:rPr>
                <w:sz w:val="24"/>
                <w:szCs w:val="24"/>
              </w:rPr>
            </w:pPr>
            <w:r>
              <w:rPr>
                <w:sz w:val="24"/>
                <w:szCs w:val="24"/>
              </w:rPr>
              <w:t>Ward</w:t>
            </w:r>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r>
              <w:rPr>
                <w:sz w:val="24"/>
                <w:szCs w:val="24"/>
              </w:rPr>
              <w:t>Ward</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Ward</w:t>
            </w:r>
            <w:r w:rsidRPr="00B266F0">
              <w:rPr>
                <w:sz w:val="24"/>
                <w:szCs w:val="24"/>
              </w:rPr>
              <w:t xml:space="preserve"> associates with </w:t>
            </w:r>
            <w:r>
              <w:rPr>
                <w:sz w:val="24"/>
                <w:szCs w:val="24"/>
              </w:rPr>
              <w:t>Hub</w:t>
            </w:r>
          </w:p>
        </w:tc>
      </w:tr>
    </w:tbl>
    <w:p w:rsidR="00CE0D99" w:rsidRPr="00B266F0" w:rsidRDefault="00CE0D99" w:rsidP="00CE0D99">
      <w:pPr>
        <w:rPr>
          <w:rFonts w:cstheme="majorHAns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lastRenderedPageBreak/>
        <w:t>Item</w:t>
      </w:r>
    </w:p>
    <w:tbl>
      <w:tblPr>
        <w:tblStyle w:val="LightList1"/>
        <w:tblW w:w="0" w:type="auto"/>
        <w:tblLook w:val="04A0" w:firstRow="1" w:lastRow="0" w:firstColumn="1" w:lastColumn="0" w:noHBand="0" w:noVBand="1"/>
      </w:tblPr>
      <w:tblGrid>
        <w:gridCol w:w="3102"/>
        <w:gridCol w:w="3055"/>
        <w:gridCol w:w="3085"/>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05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8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ItemId</w:t>
            </w:r>
            <w:proofErr w:type="spellEnd"/>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Unique id of each item</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OrderId</w:t>
            </w:r>
            <w:proofErr w:type="spellEnd"/>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Unique id of each order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Name</w:t>
            </w:r>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Name of items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Quantity</w:t>
            </w:r>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Quantity of each item</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IsFragile</w:t>
            </w:r>
            <w:proofErr w:type="spellEnd"/>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It is fragile or not?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HasHighValue</w:t>
            </w:r>
            <w:proofErr w:type="spellEnd"/>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It has high value or not?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Size</w:t>
            </w:r>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Size of item</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Weight</w:t>
            </w:r>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Weight of item</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Note</w:t>
            </w:r>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Comment about items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Order</w:t>
            </w:r>
          </w:p>
        </w:tc>
        <w:tc>
          <w:tcPr>
            <w:tcW w:w="3055"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virtual Order</w:t>
            </w:r>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Order associate with item</w:t>
            </w:r>
          </w:p>
        </w:tc>
      </w:tr>
    </w:tbl>
    <w:p w:rsidR="00CE0D99" w:rsidRPr="00B266F0" w:rsidRDefault="00CE0D99" w:rsidP="00CE0D99">
      <w:pPr>
        <w:rPr>
          <w:rFonts w:cstheme="majorHAns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Order</w:t>
      </w:r>
      <w:r>
        <w:rPr>
          <w:rFonts w:ascii="Calibri" w:hAnsi="Calibri"/>
          <w:sz w:val="24"/>
          <w:szCs w:val="24"/>
        </w:rPr>
        <w:t xml:space="preserve"> </w:t>
      </w:r>
      <w:r w:rsidRPr="00B266F0">
        <w:rPr>
          <w:rFonts w:ascii="Calibri" w:hAnsi="Calibri"/>
          <w:sz w:val="24"/>
          <w:szCs w:val="24"/>
        </w:rPr>
        <w:t>Payment</w:t>
      </w:r>
      <w:r>
        <w:rPr>
          <w:rFonts w:ascii="Calibri" w:hAnsi="Calibri"/>
          <w:sz w:val="24"/>
          <w:szCs w:val="24"/>
        </w:rPr>
        <w:t xml:space="preserve"> </w:t>
      </w:r>
      <w:r w:rsidRPr="00B266F0">
        <w:rPr>
          <w:rFonts w:ascii="Calibri" w:hAnsi="Calibri"/>
          <w:sz w:val="24"/>
          <w:szCs w:val="24"/>
        </w:rPr>
        <w:t>Type</w:t>
      </w:r>
    </w:p>
    <w:tbl>
      <w:tblPr>
        <w:tblStyle w:val="LightList1"/>
        <w:tblW w:w="0" w:type="auto"/>
        <w:tblLook w:val="04A0" w:firstRow="1" w:lastRow="0" w:firstColumn="1" w:lastColumn="0" w:noHBand="0" w:noVBand="1"/>
      </w:tblPr>
      <w:tblGrid>
        <w:gridCol w:w="3102"/>
        <w:gridCol w:w="3102"/>
        <w:gridCol w:w="3038"/>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102"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38"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OrderPaymentTypeId</w:t>
            </w:r>
            <w:proofErr w:type="spellEnd"/>
          </w:p>
        </w:tc>
        <w:tc>
          <w:tcPr>
            <w:tcW w:w="3102"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38"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Unique id of each order payment type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Name</w:t>
            </w:r>
          </w:p>
        </w:tc>
        <w:tc>
          <w:tcPr>
            <w:tcW w:w="3102"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38"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Name of order payment type</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Description</w:t>
            </w:r>
          </w:p>
        </w:tc>
        <w:tc>
          <w:tcPr>
            <w:tcW w:w="3102"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38"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bCs/>
                <w:sz w:val="24"/>
                <w:szCs w:val="24"/>
              </w:rPr>
              <w:t>Describe about order payment type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2"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38"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Status of order payment type</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Orders</w:t>
            </w:r>
          </w:p>
        </w:tc>
        <w:tc>
          <w:tcPr>
            <w:tcW w:w="3102"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&lt;Order&gt;</w:t>
            </w:r>
          </w:p>
        </w:tc>
        <w:tc>
          <w:tcPr>
            <w:tcW w:w="3038"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Order associate with </w:t>
            </w:r>
            <w:r w:rsidRPr="00B266F0">
              <w:rPr>
                <w:rFonts w:cstheme="majorHAnsi"/>
                <w:sz w:val="24"/>
                <w:szCs w:val="24"/>
              </w:rPr>
              <w:t>order payment type</w:t>
            </w:r>
          </w:p>
        </w:tc>
      </w:tr>
    </w:tbl>
    <w:p w:rsidR="00CE0D99" w:rsidRPr="00B266F0" w:rsidRDefault="00CE0D99" w:rsidP="00CE0D99">
      <w:pPr>
        <w:rPr>
          <w:rFonts w:cstheme="majorHAns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User</w:t>
      </w:r>
      <w:r>
        <w:rPr>
          <w:rFonts w:ascii="Calibri" w:hAnsi="Calibri"/>
          <w:sz w:val="24"/>
          <w:szCs w:val="24"/>
        </w:rPr>
        <w:t xml:space="preserve"> </w:t>
      </w:r>
      <w:r w:rsidRPr="00B266F0">
        <w:rPr>
          <w:rFonts w:ascii="Calibri" w:hAnsi="Calibri"/>
          <w:sz w:val="24"/>
          <w:szCs w:val="24"/>
        </w:rPr>
        <w:t>Info</w:t>
      </w:r>
    </w:p>
    <w:tbl>
      <w:tblPr>
        <w:tblStyle w:val="LightList1"/>
        <w:tblW w:w="0" w:type="auto"/>
        <w:tblLook w:val="04A0" w:firstRow="1" w:lastRow="0" w:firstColumn="1" w:lastColumn="0" w:noHBand="0" w:noVBand="1"/>
      </w:tblPr>
      <w:tblGrid>
        <w:gridCol w:w="2986"/>
        <w:gridCol w:w="3412"/>
        <w:gridCol w:w="2844"/>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412"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2844"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autoSpaceDE w:val="0"/>
              <w:autoSpaceDN w:val="0"/>
              <w:adjustRightInd w:val="0"/>
              <w:rPr>
                <w:rFonts w:cstheme="majorHAnsi"/>
                <w:sz w:val="24"/>
                <w:szCs w:val="24"/>
              </w:rPr>
            </w:pPr>
            <w:proofErr w:type="spellStart"/>
            <w:r>
              <w:rPr>
                <w:rFonts w:cstheme="majorHAnsi"/>
                <w:sz w:val="24"/>
                <w:szCs w:val="24"/>
              </w:rPr>
              <w:t>UserId</w:t>
            </w:r>
            <w:proofErr w:type="spellEnd"/>
          </w:p>
        </w:tc>
        <w:tc>
          <w:tcPr>
            <w:tcW w:w="3412"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C138DA">
              <w:rPr>
                <w:rFonts w:cstheme="majorHAnsi"/>
                <w:sz w:val="24"/>
                <w:szCs w:val="24"/>
              </w:rPr>
              <w:t>System.Guid</w:t>
            </w:r>
            <w:proofErr w:type="spellEnd"/>
          </w:p>
        </w:tc>
        <w:tc>
          <w:tcPr>
            <w:tcW w:w="2844"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User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autoSpaceDE w:val="0"/>
              <w:autoSpaceDN w:val="0"/>
              <w:adjustRightInd w:val="0"/>
              <w:rPr>
                <w:rFonts w:cstheme="majorHAnsi"/>
                <w:sz w:val="24"/>
                <w:szCs w:val="24"/>
              </w:rPr>
            </w:pPr>
            <w:proofErr w:type="spellStart"/>
            <w:r>
              <w:rPr>
                <w:rFonts w:cstheme="majorHAnsi"/>
                <w:sz w:val="24"/>
                <w:szCs w:val="24"/>
              </w:rPr>
              <w:lastRenderedPageBreak/>
              <w:t>FullName</w:t>
            </w:r>
            <w:proofErr w:type="spellEnd"/>
          </w:p>
        </w:tc>
        <w:tc>
          <w:tcPr>
            <w:tcW w:w="3412"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string</w:t>
            </w:r>
          </w:p>
        </w:tc>
        <w:tc>
          <w:tcPr>
            <w:tcW w:w="2844"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Full name of each user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Customer</w:t>
            </w:r>
          </w:p>
        </w:tc>
        <w:tc>
          <w:tcPr>
            <w:tcW w:w="3412"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C138DA">
              <w:rPr>
                <w:rFonts w:cstheme="majorHAnsi"/>
                <w:sz w:val="24"/>
                <w:szCs w:val="24"/>
              </w:rPr>
              <w:t>virtual Customer</w:t>
            </w:r>
          </w:p>
        </w:tc>
        <w:tc>
          <w:tcPr>
            <w:tcW w:w="2844"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Customer</w:t>
            </w:r>
            <w:r w:rsidRPr="00B266F0">
              <w:rPr>
                <w:rFonts w:cstheme="majorHAnsi"/>
                <w:sz w:val="24"/>
                <w:szCs w:val="24"/>
              </w:rPr>
              <w:t xml:space="preserve"> associate with </w:t>
            </w:r>
            <w:proofErr w:type="spellStart"/>
            <w:r>
              <w:rPr>
                <w:rFonts w:cstheme="majorHAnsi"/>
                <w:sz w:val="24"/>
                <w:szCs w:val="24"/>
              </w:rPr>
              <w:t>UserInfo</w:t>
            </w:r>
            <w:proofErr w:type="spellEnd"/>
          </w:p>
        </w:tc>
      </w:tr>
    </w:tbl>
    <w:p w:rsidR="00CE0D99" w:rsidRPr="00B266F0" w:rsidRDefault="00CE0D99" w:rsidP="00CE0D99">
      <w:pPr>
        <w:rPr>
          <w:rFonts w:cstheme="majorHAns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Ward</w:t>
      </w:r>
    </w:p>
    <w:tbl>
      <w:tblPr>
        <w:tblStyle w:val="LightList1"/>
        <w:tblW w:w="0" w:type="auto"/>
        <w:tblLook w:val="04A0" w:firstRow="1" w:lastRow="0" w:firstColumn="1" w:lastColumn="0" w:noHBand="0" w:noVBand="1"/>
      </w:tblPr>
      <w:tblGrid>
        <w:gridCol w:w="3017"/>
        <w:gridCol w:w="3419"/>
        <w:gridCol w:w="2901"/>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419"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2901"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WardId</w:t>
            </w:r>
            <w:proofErr w:type="spellEnd"/>
          </w:p>
        </w:tc>
        <w:tc>
          <w:tcPr>
            <w:tcW w:w="341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DistrictId</w:t>
            </w:r>
            <w:proofErr w:type="spellEnd"/>
          </w:p>
        </w:tc>
        <w:tc>
          <w:tcPr>
            <w:tcW w:w="341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D</w:t>
            </w:r>
            <w:r w:rsidRPr="00B266F0">
              <w:rPr>
                <w:rFonts w:cstheme="majorHAnsi"/>
                <w:sz w:val="24"/>
                <w:szCs w:val="24"/>
              </w:rPr>
              <w:t>istrict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Name</w:t>
            </w:r>
          </w:p>
        </w:tc>
        <w:tc>
          <w:tcPr>
            <w:tcW w:w="341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Name of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41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Status of </w:t>
            </w:r>
            <w:r>
              <w:rPr>
                <w:rFonts w:cstheme="majorHAnsi"/>
                <w:sz w:val="24"/>
                <w:szCs w:val="24"/>
              </w:rPr>
              <w:t>W</w:t>
            </w:r>
            <w:r w:rsidRPr="00B266F0">
              <w:rPr>
                <w:rFonts w:cstheme="majorHAnsi"/>
                <w:sz w:val="24"/>
                <w:szCs w:val="24"/>
              </w:rPr>
              <w:t>ard</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CustomerAddresses</w:t>
            </w:r>
            <w:proofErr w:type="spellEnd"/>
          </w:p>
        </w:tc>
        <w:tc>
          <w:tcPr>
            <w:tcW w:w="3419"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w:t>
            </w:r>
            <w:proofErr w:type="spellStart"/>
            <w:r w:rsidRPr="00B266F0">
              <w:rPr>
                <w:rFonts w:cstheme="majorHAnsi"/>
                <w:sz w:val="24"/>
                <w:szCs w:val="24"/>
              </w:rPr>
              <w:t>CustomerAddress</w:t>
            </w:r>
            <w:proofErr w:type="spellEnd"/>
            <w:r w:rsidRPr="00B266F0">
              <w:rPr>
                <w:rFonts w:cstheme="majorHAnsi"/>
                <w:sz w:val="24"/>
                <w:szCs w:val="24"/>
              </w:rPr>
              <w:t>&gt;</w:t>
            </w:r>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Customer address associate with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District</w:t>
            </w:r>
          </w:p>
        </w:tc>
        <w:tc>
          <w:tcPr>
            <w:tcW w:w="3419"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virtual District</w:t>
            </w:r>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District associate with </w:t>
            </w:r>
            <w:r>
              <w:rPr>
                <w:rFonts w:cstheme="majorHAnsi"/>
                <w:sz w:val="24"/>
                <w:szCs w:val="24"/>
              </w:rPr>
              <w:t>W</w:t>
            </w:r>
            <w:r w:rsidRPr="00B266F0">
              <w:rPr>
                <w:rFonts w:cstheme="majorHAnsi"/>
                <w:sz w:val="24"/>
                <w:szCs w:val="24"/>
              </w:rPr>
              <w:t>ard</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Hubs</w:t>
            </w:r>
          </w:p>
        </w:tc>
        <w:tc>
          <w:tcPr>
            <w:tcW w:w="3419"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C138DA">
              <w:rPr>
                <w:rFonts w:cstheme="majorHAnsi"/>
                <w:sz w:val="24"/>
                <w:szCs w:val="24"/>
              </w:rPr>
              <w:t xml:space="preserve">virtual </w:t>
            </w:r>
            <w:proofErr w:type="spellStart"/>
            <w:r w:rsidRPr="00C138DA">
              <w:rPr>
                <w:rFonts w:cstheme="majorHAnsi"/>
                <w:sz w:val="24"/>
                <w:szCs w:val="24"/>
              </w:rPr>
              <w:t>ICollection</w:t>
            </w:r>
            <w:proofErr w:type="spellEnd"/>
            <w:r w:rsidRPr="00C138DA">
              <w:rPr>
                <w:rFonts w:cstheme="majorHAnsi"/>
                <w:sz w:val="24"/>
                <w:szCs w:val="24"/>
              </w:rPr>
              <w:t>&lt;Hub&gt;</w:t>
            </w:r>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Hubs</w:t>
            </w:r>
            <w:r w:rsidRPr="00B266F0">
              <w:rPr>
                <w:sz w:val="24"/>
                <w:szCs w:val="24"/>
              </w:rPr>
              <w:t xml:space="preserve"> associate with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Orders</w:t>
            </w:r>
          </w:p>
        </w:tc>
        <w:tc>
          <w:tcPr>
            <w:tcW w:w="3419"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&lt;Order&gt;</w:t>
            </w:r>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sz w:val="24"/>
                <w:szCs w:val="24"/>
              </w:rPr>
              <w:t xml:space="preserve">Order associate with </w:t>
            </w:r>
            <w:r>
              <w:rPr>
                <w:rFonts w:cstheme="majorHAnsi"/>
                <w:sz w:val="24"/>
                <w:szCs w:val="24"/>
              </w:rPr>
              <w:t>W</w:t>
            </w:r>
            <w:r w:rsidRPr="00B266F0">
              <w:rPr>
                <w:rFonts w:cstheme="majorHAnsi"/>
                <w:sz w:val="24"/>
                <w:szCs w:val="24"/>
              </w:rPr>
              <w:t>ard</w:t>
            </w:r>
          </w:p>
        </w:tc>
      </w:tr>
    </w:tbl>
    <w:p w:rsidR="00CE0D99" w:rsidRPr="00B266F0" w:rsidRDefault="00CE0D99" w:rsidP="00CE0D99">
      <w:pPr>
        <w:rPr>
          <w:sz w:val="24"/>
          <w:szCs w:val="24"/>
        </w:rPr>
      </w:pPr>
    </w:p>
    <w:p w:rsidR="00CE0D99" w:rsidRPr="00370063" w:rsidRDefault="00CE0D99" w:rsidP="00CE0D99">
      <w:pPr>
        <w:pStyle w:val="Heading4"/>
        <w:rPr>
          <w:rFonts w:ascii="Calibri" w:hAnsi="Calibri"/>
          <w:lang w:val="vi-VN"/>
        </w:rPr>
      </w:pPr>
      <w:r w:rsidRPr="00370063">
        <w:rPr>
          <w:rFonts w:ascii="Calibri" w:hAnsi="Calibri"/>
          <w:lang w:val="vi-VN"/>
        </w:rPr>
        <w:t>Order</w:t>
      </w:r>
    </w:p>
    <w:tbl>
      <w:tblPr>
        <w:tblStyle w:val="LightList"/>
        <w:tblW w:w="0" w:type="auto"/>
        <w:tblLayout w:type="fixed"/>
        <w:tblLook w:val="04A0" w:firstRow="1" w:lastRow="0" w:firstColumn="1" w:lastColumn="0" w:noHBand="0" w:noVBand="1"/>
      </w:tblPr>
      <w:tblGrid>
        <w:gridCol w:w="3528"/>
        <w:gridCol w:w="2970"/>
        <w:gridCol w:w="2978"/>
      </w:tblGrid>
      <w:tr w:rsidR="00CE0D99" w:rsidRPr="00CA67C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rPr>
                <w:rFonts w:cstheme="majorHAnsi"/>
                <w:color w:val="auto"/>
                <w:lang w:val="vi-VN"/>
              </w:rPr>
            </w:pPr>
            <w:r w:rsidRPr="00CA67C1">
              <w:rPr>
                <w:rFonts w:cstheme="majorHAnsi"/>
                <w:lang w:val="vi-VN"/>
              </w:rPr>
              <w:t>Field</w:t>
            </w:r>
          </w:p>
        </w:tc>
        <w:tc>
          <w:tcPr>
            <w:tcW w:w="2970" w:type="dxa"/>
          </w:tcPr>
          <w:p w:rsidR="00CE0D99" w:rsidRPr="00CA67C1"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lang w:val="vi-VN"/>
              </w:rPr>
            </w:pPr>
            <w:r w:rsidRPr="00CA67C1">
              <w:rPr>
                <w:rFonts w:cstheme="majorHAnsi"/>
                <w:lang w:val="vi-VN"/>
              </w:rPr>
              <w:t>Type</w:t>
            </w:r>
          </w:p>
        </w:tc>
        <w:tc>
          <w:tcPr>
            <w:tcW w:w="2978" w:type="dxa"/>
          </w:tcPr>
          <w:p w:rsidR="00CE0D99" w:rsidRPr="00CA67C1"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lang w:val="vi-VN"/>
              </w:rPr>
            </w:pPr>
            <w:r w:rsidRPr="00CA67C1">
              <w:rPr>
                <w:rFonts w:cstheme="majorHAnsi"/>
                <w:lang w:val="vi-VN"/>
              </w:rPr>
              <w:t>Description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OrderId</w:t>
            </w:r>
          </w:p>
        </w:tc>
        <w:tc>
          <w:tcPr>
            <w:tcW w:w="2970"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Unique id of each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RequestId</w:t>
            </w:r>
          </w:p>
        </w:tc>
        <w:tc>
          <w:tcPr>
            <w:tcW w:w="2970"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rPr>
              <w:t>Id of the request that the order belong to</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DeliveryOptionId</w:t>
            </w:r>
          </w:p>
        </w:tc>
        <w:tc>
          <w:tcPr>
            <w:tcW w:w="2970"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Id of the Delivery Option that apply to this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OrderPaymentTypeId</w:t>
            </w:r>
          </w:p>
        </w:tc>
        <w:tc>
          <w:tcPr>
            <w:tcW w:w="2970"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rPr>
              <w:t>Id of the Order Payment Type that apply to this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Delivery</w:t>
            </w:r>
            <w:r w:rsidRPr="00CA67C1">
              <w:rPr>
                <w:rFonts w:cstheme="majorHAnsi"/>
              </w:rPr>
              <w:t>Plan</w:t>
            </w:r>
            <w:r w:rsidRPr="00CA67C1">
              <w:rPr>
                <w:rFonts w:cstheme="majorHAnsi"/>
                <w:lang w:val="vi-VN"/>
              </w:rPr>
              <w:t>Id</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Id of the Delivery Plan that the order belong to</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DueDate</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Nullable&lt;DateTime&gt;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Deadline for the order to be delivered</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lastRenderedPageBreak/>
              <w:t>CollectedDate</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Nullable&lt;DateTime&gt;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Date of collection</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DeliveryDate</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Nullable&lt;DateTime&gt;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Date of delivery</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ReceiverName</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Name of the receiver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ReceiverPhone</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Phone number of the receiver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ReceiverAddress</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Address of the receiver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ReceiverAddressWardId</w:t>
            </w:r>
          </w:p>
        </w:tc>
        <w:tc>
          <w:tcPr>
            <w:tcW w:w="2970"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rPr>
              <w:t>Id of the ward that the receiver address belong to</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ReceiverAddress</w:t>
            </w:r>
            <w:r w:rsidRPr="00CA67C1">
              <w:rPr>
                <w:rFonts w:cstheme="majorHAnsi"/>
              </w:rPr>
              <w:t>District</w:t>
            </w:r>
            <w:r w:rsidRPr="00CA67C1">
              <w:rPr>
                <w:rFonts w:cstheme="majorHAnsi"/>
                <w:lang w:val="vi-VN"/>
              </w:rPr>
              <w:t>Id</w:t>
            </w:r>
          </w:p>
        </w:tc>
        <w:tc>
          <w:tcPr>
            <w:tcW w:w="2970"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int</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Id of the district that the receiver address belong to</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AmountToBeCollectedFromReceiver</w:t>
            </w:r>
          </w:p>
        </w:tc>
        <w:tc>
          <w:tcPr>
            <w:tcW w:w="2970"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The amount to be collected from receiver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Latitude</w:t>
            </w:r>
          </w:p>
        </w:tc>
        <w:tc>
          <w:tcPr>
            <w:tcW w:w="2970"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Latitude of the receiver address</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Longitude</w:t>
            </w:r>
          </w:p>
        </w:tc>
        <w:tc>
          <w:tcPr>
            <w:tcW w:w="2970"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Longitude of the receiver address</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Fee</w:t>
            </w:r>
          </w:p>
        </w:tc>
        <w:tc>
          <w:tcPr>
            <w:tcW w:w="2970"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Amount of fee to be charged for the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OrderStatus</w:t>
            </w:r>
          </w:p>
        </w:tc>
        <w:tc>
          <w:tcPr>
            <w:tcW w:w="2970"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Status Id of the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Note</w:t>
            </w:r>
          </w:p>
        </w:tc>
        <w:tc>
          <w:tcPr>
            <w:tcW w:w="2970"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Comment about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Request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CollectionRequest</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Request associate with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lang w:val="vi-VN"/>
              </w:rPr>
              <w:t>Delivery</w:t>
            </w:r>
            <w:r w:rsidRPr="00CA67C1">
              <w:rPr>
                <w:rFonts w:cstheme="majorHAnsi"/>
              </w:rPr>
              <w:t>Plan</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virtual Delivery</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Delivery Plan associate with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DeliveryOption</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DeliveryOption</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Delivery option associate with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Items</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virtual ICollection&lt;Item&gt;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t xml:space="preserve">Item associate with </w:t>
            </w:r>
            <w:r w:rsidRPr="00CA67C1">
              <w:rPr>
                <w:rFonts w:cstheme="majorHAnsi"/>
              </w:rPr>
              <w:t>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Ward</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Ward</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Ward associate with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District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virtual District</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District associate with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OrderPaymentType</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OrderPaymentType</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Order payment type associate with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Status</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OrderStatus</w:t>
            </w:r>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Status of the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FullAddress</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string</w:t>
            </w:r>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Full address of the receiver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lastRenderedPageBreak/>
              <w:t>AddToRequest(HDMSEntities context, Request request)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 the order to a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Approve(</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DateTime</w:t>
            </w:r>
            <w:proofErr w:type="spellEnd"/>
            <w:r w:rsidRPr="00CA67C1">
              <w:rPr>
                <w:rFonts w:cstheme="majorHAnsi"/>
              </w:rPr>
              <w:t xml:space="preserve"> </w:t>
            </w:r>
            <w:proofErr w:type="spellStart"/>
            <w:r w:rsidRPr="00CA67C1">
              <w:rPr>
                <w:rFonts w:cstheme="majorHAnsi"/>
              </w:rPr>
              <w:t>dueDate</w:t>
            </w:r>
            <w:proofErr w:type="spellEnd"/>
            <w:r w:rsidRPr="00CA67C1">
              <w:rPr>
                <w:rFonts w:cstheme="majorHAnsi"/>
              </w:rPr>
              <w:t xml:space="preserve">, </w:t>
            </w:r>
            <w:proofErr w:type="spellStart"/>
            <w:r w:rsidRPr="00CA67C1">
              <w:rPr>
                <w:rFonts w:cstheme="majorHAnsi"/>
              </w:rPr>
              <w:t>int</w:t>
            </w:r>
            <w:proofErr w:type="spellEnd"/>
            <w:r w:rsidRPr="00CA67C1">
              <w:rPr>
                <w:rFonts w:cstheme="majorHAnsi"/>
              </w:rPr>
              <w:t xml:space="preserve"> fee)</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Approve and set due date, fee to the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Reject(HDMSEntities context)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Reject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Disapprove(HDMSEntities context)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Disapprove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Cancel(HDMSEntities context)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Cancel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r w:rsidRPr="00CA67C1">
              <w:rPr>
                <w:rFonts w:cstheme="majorHAnsi"/>
              </w:rPr>
              <w:t>Cancel(</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bool</w:t>
            </w:r>
            <w:proofErr w:type="spellEnd"/>
            <w:r w:rsidRPr="00CA67C1">
              <w:rPr>
                <w:rFonts w:cstheme="majorHAnsi"/>
              </w:rPr>
              <w:t xml:space="preserve"> commit)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Cancel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CustomerCancel(HDMSEntities context)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Cancel order by customer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CustomerCancel(HDMSEntities context, bool commit)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Cancel order by customer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MarkAsCollected(HDMSEntities context)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Mark order as collected</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MarkAsCollected(HDMSEntities context, bool commit)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Mark order as collected</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MarkAsDelivered(HDMSEntities context, List&lt;Order&gt; orders)</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 xml:space="preserve">static </w:t>
            </w: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Mark orders as delivered</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MarkAsDelivered(HDMSEntities context)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Mark order as delivered</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MarkAsDelivered(HDMSEntities context, bool commit)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Mark order as delivered</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MarkAsReturned(HDMSEntities context)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Mark order as returned</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AddToDeliveryPlan(HDMSEntities context, DeliveryPlan deliveryPlan)</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 order to delivery plan</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AddToDeliveryPlan(HDMSEntities context, DeliveryPlan deliveryPlan, bool commit)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Add order to delivery plan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Delete(HDMSEntities context)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Delete order</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Delete(HDMSEntities context, bool commit)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Delete order</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lastRenderedPageBreak/>
              <w:t>AddToDeliveryPlan(HDMSEntities context, DeliveryPlan deliveryPlan, List&lt;Order&gt; orders)</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 xml:space="preserve">static </w:t>
            </w: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 orders to delivery plan</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proofErr w:type="spellStart"/>
            <w:r w:rsidRPr="00CA67C1">
              <w:rPr>
                <w:rFonts w:cstheme="majorHAnsi"/>
              </w:rPr>
              <w:t>AddToDeliveryPlan</w:t>
            </w:r>
            <w:proofErr w:type="spellEnd"/>
            <w:r w:rsidRPr="00CA67C1">
              <w:rPr>
                <w:rFonts w:cstheme="majorHAnsi"/>
              </w:rPr>
              <w:t>(</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DeliveryPlan</w:t>
            </w:r>
            <w:proofErr w:type="spellEnd"/>
            <w:r w:rsidRPr="00CA67C1">
              <w:rPr>
                <w:rFonts w:cstheme="majorHAnsi"/>
              </w:rPr>
              <w:t xml:space="preserve"> </w:t>
            </w:r>
            <w:proofErr w:type="spellStart"/>
            <w:r w:rsidRPr="00CA67C1">
              <w:rPr>
                <w:rFonts w:cstheme="majorHAnsi"/>
              </w:rPr>
              <w:t>deliveryPlan</w:t>
            </w:r>
            <w:proofErr w:type="spellEnd"/>
            <w:r w:rsidRPr="00CA67C1">
              <w:rPr>
                <w:rFonts w:cstheme="majorHAnsi"/>
              </w:rPr>
              <w:t xml:space="preserve">, List&lt;Order&gt; orders, </w:t>
            </w:r>
            <w:proofErr w:type="spellStart"/>
            <w:r w:rsidRPr="00CA67C1">
              <w:rPr>
                <w:rFonts w:cstheme="majorHAnsi"/>
              </w:rPr>
              <w:t>bool</w:t>
            </w:r>
            <w:proofErr w:type="spellEnd"/>
            <w:r w:rsidRPr="00CA67C1">
              <w:rPr>
                <w:rFonts w:cstheme="majorHAnsi"/>
              </w:rPr>
              <w:t xml:space="preserve"> commit)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 xml:space="preserve">static </w:t>
            </w: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Add orders to delivery plan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RemoveFromDeliveryPlan(HDMSEntities context, List&lt;Order&gt; orders)</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 xml:space="preserve">static </w:t>
            </w: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Remove orders from delivery plan</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RemoveFromDeliveryPlan(HDMSEntities context)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Remove order from delivery plan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RemoveFromDeliveryPlan(HDMSEntities context, bool commit)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Remove order from delivery plan</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lang w:val="vi-VN"/>
              </w:rPr>
            </w:pPr>
            <w:r w:rsidRPr="00CA67C1">
              <w:rPr>
                <w:rFonts w:cstheme="majorHAnsi"/>
                <w:lang w:val="vi-VN"/>
              </w:rPr>
              <w:t>UpdateLocation(HDMSEntities context,  decimal latitude, decimal longitude)</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Update location of the receiver address</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proofErr w:type="spellStart"/>
            <w:r w:rsidRPr="00CA67C1">
              <w:rPr>
                <w:rFonts w:cstheme="majorHAnsi"/>
              </w:rPr>
              <w:t>BackToDraft</w:t>
            </w:r>
            <w:proofErr w:type="spellEnd"/>
            <w:r w:rsidRPr="00CA67C1">
              <w:rPr>
                <w:rFonts w:cstheme="majorHAnsi"/>
              </w:rPr>
              <w:t>(</w:t>
            </w:r>
            <w:proofErr w:type="spellStart"/>
            <w:r w:rsidRPr="00CA67C1">
              <w:rPr>
                <w:rFonts w:cstheme="majorHAnsi"/>
              </w:rPr>
              <w:t>HDMSEntities</w:t>
            </w:r>
            <w:proofErr w:type="spellEnd"/>
            <w:r w:rsidRPr="00CA67C1">
              <w:rPr>
                <w:rFonts w:cstheme="majorHAnsi"/>
              </w:rPr>
              <w:t xml:space="preserve"> context)</w:t>
            </w:r>
          </w:p>
        </w:tc>
        <w:tc>
          <w:tcPr>
            <w:tcW w:w="2970" w:type="dxa"/>
          </w:tcPr>
          <w:p w:rsidR="00CE0D99" w:rsidRPr="00CA67C1"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Switch order back to draft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3528" w:type="dxa"/>
          </w:tcPr>
          <w:p w:rsidR="00CE0D99" w:rsidRPr="00CA67C1" w:rsidRDefault="00CE0D99" w:rsidP="00CE0D99">
            <w:pPr>
              <w:autoSpaceDE w:val="0"/>
              <w:autoSpaceDN w:val="0"/>
              <w:adjustRightInd w:val="0"/>
              <w:rPr>
                <w:rFonts w:cstheme="majorHAnsi"/>
              </w:rPr>
            </w:pPr>
            <w:proofErr w:type="spellStart"/>
            <w:r w:rsidRPr="00CA67C1">
              <w:rPr>
                <w:rFonts w:cstheme="majorHAnsi"/>
              </w:rPr>
              <w:t>BackToDraft</w:t>
            </w:r>
            <w:proofErr w:type="spellEnd"/>
            <w:r w:rsidRPr="00CA67C1">
              <w:rPr>
                <w:rFonts w:cstheme="majorHAnsi"/>
              </w:rPr>
              <w:t>(</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bool</w:t>
            </w:r>
            <w:proofErr w:type="spellEnd"/>
            <w:r w:rsidRPr="00CA67C1">
              <w:rPr>
                <w:rFonts w:cstheme="majorHAnsi"/>
              </w:rPr>
              <w:t xml:space="preserve"> commit)</w:t>
            </w:r>
          </w:p>
        </w:tc>
        <w:tc>
          <w:tcPr>
            <w:tcW w:w="2970" w:type="dxa"/>
          </w:tcPr>
          <w:p w:rsidR="00CE0D99" w:rsidRPr="00CA67C1"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Switch order back to draft</w:t>
            </w:r>
          </w:p>
        </w:tc>
      </w:tr>
    </w:tbl>
    <w:p w:rsidR="00CE0D99" w:rsidRDefault="00CE0D99" w:rsidP="00CE0D99"/>
    <w:p w:rsidR="00CE0D99" w:rsidRPr="00CA67C1" w:rsidRDefault="00CE0D99" w:rsidP="00CE0D99">
      <w:pPr>
        <w:pStyle w:val="Heading4"/>
        <w:rPr>
          <w:rFonts w:ascii="Calibri" w:hAnsi="Calibri"/>
        </w:rPr>
      </w:pPr>
      <w:r>
        <w:rPr>
          <w:rFonts w:ascii="Calibri" w:hAnsi="Calibri"/>
        </w:rPr>
        <w:t>Request</w:t>
      </w:r>
    </w:p>
    <w:tbl>
      <w:tblPr>
        <w:tblStyle w:val="LightList"/>
        <w:tblW w:w="0" w:type="auto"/>
        <w:tblLook w:val="04A0" w:firstRow="1" w:lastRow="0" w:firstColumn="1" w:lastColumn="0" w:noHBand="0" w:noVBand="1"/>
      </w:tblPr>
      <w:tblGrid>
        <w:gridCol w:w="4076"/>
        <w:gridCol w:w="2767"/>
        <w:gridCol w:w="2494"/>
      </w:tblGrid>
      <w:tr w:rsidR="00CE0D99" w:rsidRPr="00CA67C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r w:rsidRPr="00CA67C1">
              <w:rPr>
                <w:color w:val="auto"/>
              </w:rPr>
              <w:t>Field</w:t>
            </w:r>
          </w:p>
        </w:tc>
        <w:tc>
          <w:tcPr>
            <w:tcW w:w="2856" w:type="dxa"/>
          </w:tcPr>
          <w:p w:rsidR="00CE0D99" w:rsidRPr="00CA67C1" w:rsidRDefault="00CE0D99" w:rsidP="00CE0D99">
            <w:pPr>
              <w:cnfStyle w:val="100000000000" w:firstRow="1" w:lastRow="0" w:firstColumn="0" w:lastColumn="0" w:oddVBand="0" w:evenVBand="0" w:oddHBand="0" w:evenHBand="0" w:firstRowFirstColumn="0" w:firstRowLastColumn="0" w:lastRowFirstColumn="0" w:lastRowLastColumn="0"/>
            </w:pPr>
            <w:r w:rsidRPr="00CA67C1">
              <w:rPr>
                <w:color w:val="auto"/>
              </w:rPr>
              <w:t>Type</w:t>
            </w:r>
          </w:p>
        </w:tc>
        <w:tc>
          <w:tcPr>
            <w:tcW w:w="2644" w:type="dxa"/>
          </w:tcPr>
          <w:p w:rsidR="00CE0D99" w:rsidRPr="00CA67C1" w:rsidRDefault="00CE0D99" w:rsidP="00CE0D99">
            <w:pPr>
              <w:cnfStyle w:val="100000000000" w:firstRow="1" w:lastRow="0" w:firstColumn="0" w:lastColumn="0" w:oddVBand="0" w:evenVBand="0" w:oddHBand="0" w:evenHBand="0" w:firstRowFirstColumn="0" w:firstRowLastColumn="0" w:lastRowFirstColumn="0" w:lastRowLastColumn="0"/>
            </w:pPr>
            <w:r w:rsidRPr="00CA67C1">
              <w:rPr>
                <w:color w:val="auto"/>
              </w:rPr>
              <w:t>Description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RequestId</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Unique ID of each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CreatedByUserId</w:t>
            </w:r>
            <w:proofErr w:type="spellEnd"/>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CA67C1">
              <w:t>Guid</w:t>
            </w:r>
            <w:proofErr w:type="spellEnd"/>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t>Id of the user that create the request</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CustomerId</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ID of Customer associates with Collection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CollectionAddressId</w:t>
            </w:r>
            <w:proofErr w:type="spellEnd"/>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ID of address where goods will be collected</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RequestedDate</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Nullable</w:t>
            </w:r>
            <w:proofErr w:type="spellEnd"/>
            <w:r w:rsidRPr="00CA67C1">
              <w:t>&lt;</w:t>
            </w:r>
            <w:proofErr w:type="spellStart"/>
            <w:r w:rsidRPr="00CA67C1">
              <w:t>DateTime</w:t>
            </w:r>
            <w:proofErr w:type="spellEnd"/>
            <w:r w:rsidRPr="00CA67C1">
              <w:t>&gt;</w:t>
            </w:r>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Date Collection Request was created</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Collection</w:t>
            </w:r>
            <w:r>
              <w:t>Plan</w:t>
            </w:r>
            <w:r w:rsidRPr="00CA67C1">
              <w:t>Id</w:t>
            </w:r>
            <w:proofErr w:type="spellEnd"/>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CA67C1">
              <w:t>Nullable</w:t>
            </w:r>
            <w:proofErr w:type="spellEnd"/>
            <w:r w:rsidRPr="00CA67C1">
              <w:t>&lt;</w:t>
            </w:r>
            <w:proofErr w:type="spellStart"/>
            <w:r w:rsidRPr="00CA67C1">
              <w:t>int</w:t>
            </w:r>
            <w:proofErr w:type="spellEnd"/>
            <w:r w:rsidRPr="00CA67C1">
              <w:t>&gt;</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ID of Collection</w:t>
            </w:r>
            <w:r>
              <w:t xml:space="preserve"> Plan</w:t>
            </w:r>
            <w:r w:rsidRPr="00CA67C1">
              <w:t xml:space="preserve"> associates with </w:t>
            </w:r>
            <w:r w:rsidRPr="00CA67C1">
              <w:lastRenderedPageBreak/>
              <w:t>Collection Request</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lastRenderedPageBreak/>
              <w:t>RequestStatus</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Status of</w:t>
            </w:r>
            <w:r>
              <w:t xml:space="preserve"> the</w:t>
            </w:r>
            <w:r w:rsidRPr="00CA67C1">
              <w:t xml:space="preserve">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Pr>
              <w:tabs>
                <w:tab w:val="left" w:pos="951"/>
              </w:tabs>
            </w:pPr>
            <w:r>
              <w:t>Note</w:t>
            </w:r>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string</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Optional information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Collection</w:t>
            </w:r>
            <w:r>
              <w:t>Plan</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virtual Collection</w:t>
            </w:r>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Collection</w:t>
            </w:r>
            <w:r>
              <w:t xml:space="preserve"> plan</w:t>
            </w:r>
            <w:r w:rsidRPr="00CA67C1">
              <w:t xml:space="preserve"> associates with Collection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r w:rsidRPr="00CA67C1">
              <w:t>Customer</w:t>
            </w:r>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virtual Customer</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Customer associates with Collection Request</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CustomerAddress</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 xml:space="preserve">virtual </w:t>
            </w:r>
            <w:proofErr w:type="spellStart"/>
            <w:r w:rsidRPr="00CA67C1">
              <w:t>CustomerAddress</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Customer Address associates with Collection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r w:rsidRPr="00CA67C1">
              <w:t>Orders</w:t>
            </w:r>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 xml:space="preserve">virtual </w:t>
            </w:r>
            <w:proofErr w:type="spellStart"/>
            <w:r w:rsidRPr="00CA67C1">
              <w:t>ICollection</w:t>
            </w:r>
            <w:proofErr w:type="spellEnd"/>
            <w:r w:rsidRPr="00CA67C1">
              <w:t>&lt;Order&gt;</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Orders associate with each Collection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2506F8">
              <w:t>Status</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2506F8">
              <w:t>RequestStatus</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Status of the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B04EB5">
              <w:t>CollectionAddress</w:t>
            </w:r>
            <w:proofErr w:type="spellEnd"/>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string</w:t>
            </w:r>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Collection address of the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B04EB5">
              <w:t>TotalFee</w:t>
            </w:r>
            <w:proofErr w:type="spellEnd"/>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Total fee of orders in the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B04EB5">
              <w:t>TotalAmountToBeCollected</w:t>
            </w:r>
            <w:proofErr w:type="spellEnd"/>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Total amount to collect of orders in the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2506F8">
              <w:t>NumberOfItems</w:t>
            </w:r>
            <w:proofErr w:type="spellEnd"/>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Number of items in the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2506F8">
              <w:t>ValidOrders</w:t>
            </w:r>
            <w:proofErr w:type="spellEnd"/>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rsidRPr="002506F8">
              <w:t>List&lt;Order&gt;</w:t>
            </w:r>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Valid orders of the request at a specific time</w:t>
            </w:r>
          </w:p>
        </w:tc>
      </w:tr>
      <w:tr w:rsidR="00CE0D99" w:rsidRPr="00370063"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370063" w:rsidRDefault="00CE0D99" w:rsidP="00CE0D99">
            <w:proofErr w:type="spellStart"/>
            <w:r w:rsidRPr="00520D32">
              <w:t>AddToCollectionPlan</w:t>
            </w:r>
            <w:proofErr w:type="spellEnd"/>
            <w:r w:rsidRPr="00520D32">
              <w:t>(</w:t>
            </w:r>
            <w:proofErr w:type="spellStart"/>
            <w:r w:rsidRPr="00520D32">
              <w:t>HDMSEntities</w:t>
            </w:r>
            <w:proofErr w:type="spellEnd"/>
            <w:r w:rsidRPr="00520D32">
              <w:t xml:space="preserve"> context, </w:t>
            </w:r>
            <w:proofErr w:type="spellStart"/>
            <w:r w:rsidRPr="00520D32">
              <w:t>CollectionPlan</w:t>
            </w:r>
            <w:proofErr w:type="spellEnd"/>
            <w:r w:rsidRPr="00520D32">
              <w:t xml:space="preserve"> </w:t>
            </w:r>
            <w:proofErr w:type="spellStart"/>
            <w:r w:rsidRPr="00520D32">
              <w:t>collectionPlan</w:t>
            </w:r>
            <w:proofErr w:type="spellEnd"/>
            <w:r w:rsidRPr="00520D32">
              <w:t>, List&lt;Request&gt; requests)</w:t>
            </w:r>
          </w:p>
        </w:tc>
        <w:tc>
          <w:tcPr>
            <w:tcW w:w="2856"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rsidRPr="00520D32">
              <w:t xml:space="preserve">static </w:t>
            </w:r>
            <w:proofErr w:type="spellStart"/>
            <w:r w:rsidRPr="00520D32">
              <w:t>bool</w:t>
            </w:r>
            <w:proofErr w:type="spellEnd"/>
          </w:p>
        </w:tc>
        <w:tc>
          <w:tcPr>
            <w:tcW w:w="2644"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t>Add requests to a collection plan</w:t>
            </w:r>
          </w:p>
        </w:tc>
      </w:tr>
      <w:tr w:rsidR="00CE0D99" w:rsidRPr="00370063"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370063" w:rsidRDefault="00CE0D99" w:rsidP="00CE0D99">
            <w:proofErr w:type="spellStart"/>
            <w:r w:rsidRPr="00520D32">
              <w:t>AddToCollectionPlan</w:t>
            </w:r>
            <w:proofErr w:type="spellEnd"/>
            <w:r w:rsidRPr="00520D32">
              <w:t>(</w:t>
            </w:r>
            <w:proofErr w:type="spellStart"/>
            <w:r w:rsidRPr="00520D32">
              <w:t>HDMSEntities</w:t>
            </w:r>
            <w:proofErr w:type="spellEnd"/>
            <w:r w:rsidRPr="00520D32">
              <w:t xml:space="preserve"> context, </w:t>
            </w:r>
            <w:proofErr w:type="spellStart"/>
            <w:r w:rsidRPr="00520D32">
              <w:t>CollectionPlan</w:t>
            </w:r>
            <w:proofErr w:type="spellEnd"/>
            <w:r w:rsidRPr="00520D32">
              <w:t xml:space="preserve"> </w:t>
            </w:r>
            <w:proofErr w:type="spellStart"/>
            <w:r w:rsidRPr="00520D32">
              <w:t>collectionPlan</w:t>
            </w:r>
            <w:proofErr w:type="spellEnd"/>
            <w:r w:rsidRPr="00520D32">
              <w:t xml:space="preserve">, </w:t>
            </w:r>
            <w:proofErr w:type="spellStart"/>
            <w:r w:rsidRPr="00520D32">
              <w:t>bool</w:t>
            </w:r>
            <w:proofErr w:type="spellEnd"/>
            <w:r w:rsidRPr="00520D32">
              <w:t xml:space="preserve"> commit)</w:t>
            </w:r>
          </w:p>
        </w:tc>
        <w:tc>
          <w:tcPr>
            <w:tcW w:w="2856" w:type="dxa"/>
          </w:tcPr>
          <w:p w:rsidR="00CE0D99" w:rsidRPr="00370063"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520D32">
              <w:t>bool</w:t>
            </w:r>
            <w:proofErr w:type="spellEnd"/>
          </w:p>
        </w:tc>
        <w:tc>
          <w:tcPr>
            <w:tcW w:w="2644" w:type="dxa"/>
          </w:tcPr>
          <w:p w:rsidR="00CE0D99" w:rsidRPr="00370063" w:rsidRDefault="00CE0D99" w:rsidP="00CE0D99">
            <w:pPr>
              <w:cnfStyle w:val="000000000000" w:firstRow="0" w:lastRow="0" w:firstColumn="0" w:lastColumn="0" w:oddVBand="0" w:evenVBand="0" w:oddHBand="0" w:evenHBand="0" w:firstRowFirstColumn="0" w:firstRowLastColumn="0" w:lastRowFirstColumn="0" w:lastRowLastColumn="0"/>
            </w:pPr>
            <w:r>
              <w:t>Add request to a collection plan</w:t>
            </w:r>
          </w:p>
        </w:tc>
      </w:tr>
      <w:tr w:rsidR="00CE0D99" w:rsidRPr="00370063"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370063" w:rsidRDefault="00CE0D99" w:rsidP="00CE0D99">
            <w:proofErr w:type="spellStart"/>
            <w:r w:rsidRPr="007A4220">
              <w:t>RemoveFromCollectionPlan</w:t>
            </w:r>
            <w:proofErr w:type="spellEnd"/>
            <w:r w:rsidRPr="007A4220">
              <w:t>(</w:t>
            </w:r>
            <w:proofErr w:type="spellStart"/>
            <w:r w:rsidRPr="007A4220">
              <w:t>HDMSEntities</w:t>
            </w:r>
            <w:proofErr w:type="spellEnd"/>
            <w:r w:rsidRPr="007A4220">
              <w:t xml:space="preserve"> context, List&lt;Request&gt; requests)</w:t>
            </w:r>
          </w:p>
        </w:tc>
        <w:tc>
          <w:tcPr>
            <w:tcW w:w="2856"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rsidRPr="00520D32">
              <w:t xml:space="preserve">static </w:t>
            </w:r>
            <w:proofErr w:type="spellStart"/>
            <w:r w:rsidRPr="00520D32">
              <w:t>bool</w:t>
            </w:r>
            <w:proofErr w:type="spellEnd"/>
          </w:p>
        </w:tc>
        <w:tc>
          <w:tcPr>
            <w:tcW w:w="2644"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t>Remove requests from a collection plan</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RemoveFromCollectionPlan</w:t>
            </w:r>
            <w:proofErr w:type="spellEnd"/>
            <w:r w:rsidRPr="007A4220">
              <w:t>(</w:t>
            </w:r>
            <w:proofErr w:type="spellStart"/>
            <w:r w:rsidRPr="007A4220">
              <w:t>HDMSEntities</w:t>
            </w:r>
            <w:proofErr w:type="spellEnd"/>
            <w:r w:rsidRPr="007A4220">
              <w:t xml:space="preserve"> </w:t>
            </w:r>
            <w:r w:rsidRPr="007A4220">
              <w:lastRenderedPageBreak/>
              <w:t>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lastRenderedPageBreak/>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 xml:space="preserve">Remove request from a </w:t>
            </w:r>
            <w:r>
              <w:lastRenderedPageBreak/>
              <w:t>collection plan</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lastRenderedPageBreak/>
              <w:t>RemoveFromCollectionPlan</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Remove request from a collection plan</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Create(</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Create new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Confirm(</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Submit request fro</w:t>
            </w:r>
            <w:r w:rsidRPr="008A62FB">
              <w:t>m</w:t>
            </w:r>
            <w:r w:rsidRPr="00913B68">
              <w:t xml:space="preserve"> </w:t>
            </w:r>
            <w:r>
              <w:t>processing</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Approve(</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Approve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Reject(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Reject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Cancel(</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Cancel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Cancel(</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Cancel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CustomerCancel</w:t>
            </w:r>
            <w:proofErr w:type="spellEnd"/>
            <w:r w:rsidRPr="007A4220">
              <w: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Cancel request by customer</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CustomerCancel</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Cancel request by customer</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MarkAsCollected</w:t>
            </w:r>
            <w:proofErr w:type="spellEnd"/>
            <w:r w:rsidRPr="007A4220">
              <w:t>(</w:t>
            </w:r>
            <w:proofErr w:type="spellStart"/>
            <w:r w:rsidRPr="007A4220">
              <w:t>HDMSEntities</w:t>
            </w:r>
            <w:proofErr w:type="spellEnd"/>
            <w:r w:rsidRPr="007A4220">
              <w:t xml:space="preserve"> context, List&lt;Request&gt; requests)</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 xml:space="preserve">static </w:t>
            </w: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Mark requests as collected</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MarkAsCollected</w:t>
            </w:r>
            <w:proofErr w:type="spellEnd"/>
            <w:r w:rsidRPr="007A4220">
              <w: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Mark request as collected</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MarkAsCollected</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Mark request as collected</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Delete(</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Delete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Delete(</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Delete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BackToDraft</w:t>
            </w:r>
            <w:proofErr w:type="spellEnd"/>
            <w:r w:rsidRPr="007A4220">
              <w: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Switch request back to draft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BackToDraft</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Switch request back to draft</w:t>
            </w:r>
          </w:p>
        </w:tc>
      </w:tr>
    </w:tbl>
    <w:p w:rsidR="00CE0D99" w:rsidRDefault="00CE0D99" w:rsidP="00CE0D99">
      <w:pPr>
        <w:rPr>
          <w:sz w:val="24"/>
        </w:rPr>
      </w:pPr>
    </w:p>
    <w:p w:rsidR="00CE0D99" w:rsidRPr="000D750F" w:rsidRDefault="00CE0D99" w:rsidP="00CE0D99">
      <w:pPr>
        <w:pStyle w:val="Heading4"/>
        <w:rPr>
          <w:rFonts w:ascii="Calibri" w:hAnsi="Calibri"/>
        </w:rPr>
      </w:pPr>
      <w:proofErr w:type="spellStart"/>
      <w:r w:rsidRPr="000D750F">
        <w:rPr>
          <w:rFonts w:ascii="Calibri" w:hAnsi="Calibri"/>
        </w:rPr>
        <w:t>CollectionPlan</w:t>
      </w:r>
      <w:proofErr w:type="spellEnd"/>
    </w:p>
    <w:tbl>
      <w:tblPr>
        <w:tblStyle w:val="LightList"/>
        <w:tblW w:w="0" w:type="auto"/>
        <w:tblLook w:val="04A0" w:firstRow="1" w:lastRow="0" w:firstColumn="1" w:lastColumn="0" w:noHBand="0" w:noVBand="1"/>
      </w:tblPr>
      <w:tblGrid>
        <w:gridCol w:w="3102"/>
        <w:gridCol w:w="3179"/>
        <w:gridCol w:w="3056"/>
      </w:tblGrid>
      <w:tr w:rsidR="00CE0D99" w:rsidRPr="000D750F"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rPr>
                <w:color w:val="auto"/>
              </w:rPr>
              <w:t>Field</w:t>
            </w:r>
          </w:p>
        </w:tc>
        <w:tc>
          <w:tcPr>
            <w:tcW w:w="3179" w:type="dxa"/>
          </w:tcPr>
          <w:p w:rsidR="00CE0D99" w:rsidRPr="000D750F" w:rsidRDefault="00CE0D99" w:rsidP="00CE0D99">
            <w:pPr>
              <w:cnfStyle w:val="100000000000" w:firstRow="1" w:lastRow="0" w:firstColumn="0" w:lastColumn="0" w:oddVBand="0" w:evenVBand="0" w:oddHBand="0" w:evenHBand="0" w:firstRowFirstColumn="0" w:firstRowLastColumn="0" w:lastRowFirstColumn="0" w:lastRowLastColumn="0"/>
            </w:pPr>
            <w:r w:rsidRPr="000D750F">
              <w:rPr>
                <w:color w:val="auto"/>
              </w:rPr>
              <w:t>Type</w:t>
            </w:r>
          </w:p>
        </w:tc>
        <w:tc>
          <w:tcPr>
            <w:tcW w:w="3056" w:type="dxa"/>
          </w:tcPr>
          <w:p w:rsidR="00CE0D99" w:rsidRPr="000D750F" w:rsidRDefault="00CE0D99" w:rsidP="00CE0D99">
            <w:pPr>
              <w:cnfStyle w:val="100000000000" w:firstRow="1" w:lastRow="0" w:firstColumn="0" w:lastColumn="0" w:oddVBand="0" w:evenVBand="0" w:oddHBand="0" w:evenHBand="0" w:firstRowFirstColumn="0" w:firstRowLastColumn="0" w:lastRowFirstColumn="0" w:lastRowLastColumn="0"/>
            </w:pPr>
            <w:r w:rsidRPr="000D750F">
              <w:rPr>
                <w:color w:val="auto"/>
              </w:rPr>
              <w:t>Description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CollectionPlanId</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int</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 xml:space="preserve">Unique ID of each Collection </w:t>
            </w:r>
            <w:r w:rsidRPr="000D750F">
              <w:lastRenderedPageBreak/>
              <w:t>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lastRenderedPageBreak/>
              <w:t>CreatedDate</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DateTime</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Date collection was created</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CreatedByUserId</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Guid</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ID of User created Collection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AssignedDeliveryStaffId</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Nullable</w:t>
            </w:r>
            <w:proofErr w:type="spellEnd"/>
            <w:r w:rsidRPr="000D750F">
              <w:t>&lt;</w:t>
            </w:r>
            <w:proofErr w:type="spellStart"/>
            <w:r w:rsidRPr="000D750F">
              <w:t>Guid</w:t>
            </w:r>
            <w:proofErr w:type="spellEnd"/>
            <w:r w:rsidRPr="000D750F">
              <w:t>&gt;</w:t>
            </w:r>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ID of assigned staff</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FinishedDate</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Nullable</w:t>
            </w:r>
            <w:proofErr w:type="spellEnd"/>
            <w:r w:rsidRPr="000D750F">
              <w:t>&lt;</w:t>
            </w:r>
            <w:proofErr w:type="spellStart"/>
            <w:r w:rsidRPr="000D750F">
              <w:t>DateTime</w:t>
            </w:r>
            <w:proofErr w:type="spellEnd"/>
            <w:r w:rsidRPr="000D750F">
              <w:t>&gt;</w:t>
            </w:r>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Finished date</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CollectionPlanStatus</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int</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Status id of Collection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Pr>
              <w:tabs>
                <w:tab w:val="left" w:pos="951"/>
              </w:tabs>
            </w:pPr>
            <w:r w:rsidRPr="000D750F">
              <w:t>Note</w:t>
            </w:r>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string</w:t>
            </w:r>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Note</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Requests</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 xml:space="preserve">virtual </w:t>
            </w:r>
            <w:proofErr w:type="spellStart"/>
            <w:r w:rsidRPr="000D750F">
              <w:t>ICollection</w:t>
            </w:r>
            <w:proofErr w:type="spellEnd"/>
            <w:r w:rsidRPr="000D750F">
              <w:t>&lt;Request&gt;</w:t>
            </w:r>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Requests that are included in the Collection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CollectionOrder</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string</w:t>
            </w:r>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Order of the collection locations</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Status</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CollectionPlanStatus</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Current status of collection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CreatedByUserInfo</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UserInfo</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User that created the collection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AssignedUserInfo</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UserInfo</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User that is assigned to the collection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CreatedByUser</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MembershipUser</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User that created the collection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AssignedUser</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MembershipUser</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User that is assigned to the collection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Create(</w:t>
            </w:r>
            <w:proofErr w:type="spellStart"/>
            <w:r w:rsidRPr="000D750F">
              <w:t>HDMSEntities</w:t>
            </w:r>
            <w:proofErr w:type="spellEnd"/>
            <w:r w:rsidRPr="000D750F">
              <w:t xml:space="preserve"> context, </w:t>
            </w:r>
            <w:proofErr w:type="spellStart"/>
            <w:r w:rsidRPr="000D750F">
              <w:t>int</w:t>
            </w:r>
            <w:proofErr w:type="spellEnd"/>
            <w:r w:rsidRPr="000D750F">
              <w:t xml:space="preserve">[] </w:t>
            </w:r>
            <w:proofErr w:type="spellStart"/>
            <w:r w:rsidRPr="000D750F">
              <w:t>requestIds</w:t>
            </w:r>
            <w:proofErr w:type="spellEnd"/>
            <w:r w:rsidRPr="000D750F">
              <w:t>)</w:t>
            </w:r>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bool</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Create new Collection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Cancel(</w:t>
            </w:r>
            <w:proofErr w:type="spellStart"/>
            <w:r w:rsidRPr="000D750F">
              <w:t>HDMSEntities</w:t>
            </w:r>
            <w:proofErr w:type="spellEnd"/>
            <w:r w:rsidRPr="000D750F">
              <w:t xml:space="preserve"> context)</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bool</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Cancel the collection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MarkAsFinished</w:t>
            </w:r>
            <w:proofErr w:type="spellEnd"/>
            <w:r w:rsidRPr="000D750F">
              <w:t>(</w:t>
            </w:r>
            <w:proofErr w:type="spellStart"/>
            <w:r w:rsidRPr="000D750F">
              <w:t>HDMSEntities</w:t>
            </w:r>
            <w:proofErr w:type="spellEnd"/>
            <w:r w:rsidRPr="000D750F">
              <w:t xml:space="preserve"> context, </w:t>
            </w:r>
            <w:proofErr w:type="spellStart"/>
            <w:r w:rsidRPr="000D750F">
              <w:t>bool</w:t>
            </w:r>
            <w:proofErr w:type="spellEnd"/>
            <w:r w:rsidRPr="000D750F">
              <w:t xml:space="preserve"> </w:t>
            </w:r>
            <w:proofErr w:type="spellStart"/>
            <w:r w:rsidRPr="000D750F">
              <w:t>removeUncollectedRequests</w:t>
            </w:r>
            <w:proofErr w:type="spellEnd"/>
            <w:r w:rsidRPr="000D750F">
              <w:t>)</w:t>
            </w:r>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bool</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Mark the collection plan as finished</w:t>
            </w:r>
          </w:p>
        </w:tc>
      </w:tr>
    </w:tbl>
    <w:p w:rsidR="00CE0D99" w:rsidRPr="000D750F" w:rsidRDefault="00CE0D99" w:rsidP="00CE0D99">
      <w:pPr>
        <w:pStyle w:val="Heading4"/>
        <w:rPr>
          <w:rFonts w:ascii="Calibri" w:hAnsi="Calibri"/>
          <w:lang w:val="vi-VN"/>
        </w:rPr>
      </w:pPr>
    </w:p>
    <w:p w:rsidR="00CE0D99" w:rsidRPr="000D750F" w:rsidRDefault="00CE0D99" w:rsidP="00CE0D99">
      <w:pPr>
        <w:rPr>
          <w:rFonts w:eastAsiaTheme="majorEastAsia" w:cstheme="majorBidi"/>
          <w:color w:val="4F81BD" w:themeColor="accent1"/>
          <w:lang w:val="vi-VN"/>
        </w:rPr>
      </w:pPr>
      <w:r w:rsidRPr="000D750F">
        <w:rPr>
          <w:lang w:val="vi-VN"/>
        </w:rPr>
        <w:br w:type="page"/>
      </w:r>
    </w:p>
    <w:p w:rsidR="00CE0D99" w:rsidRPr="000D750F" w:rsidRDefault="00CE0D99" w:rsidP="00CE0D99">
      <w:pPr>
        <w:pStyle w:val="Heading4"/>
        <w:rPr>
          <w:rFonts w:ascii="Calibri" w:hAnsi="Calibri"/>
        </w:rPr>
      </w:pPr>
      <w:r w:rsidRPr="000D750F">
        <w:rPr>
          <w:rFonts w:ascii="Calibri" w:hAnsi="Calibri"/>
          <w:lang w:val="vi-VN"/>
        </w:rPr>
        <w:lastRenderedPageBreak/>
        <w:t>Delivery</w:t>
      </w:r>
      <w:r w:rsidRPr="000D750F">
        <w:rPr>
          <w:rFonts w:ascii="Calibri" w:hAnsi="Calibri"/>
        </w:rPr>
        <w:t xml:space="preserve"> Plan</w:t>
      </w:r>
    </w:p>
    <w:tbl>
      <w:tblPr>
        <w:tblStyle w:val="LightList"/>
        <w:tblW w:w="0" w:type="auto"/>
        <w:tblLook w:val="04A0" w:firstRow="1" w:lastRow="0" w:firstColumn="1" w:lastColumn="0" w:noHBand="0" w:noVBand="1"/>
      </w:tblPr>
      <w:tblGrid>
        <w:gridCol w:w="3227"/>
        <w:gridCol w:w="3130"/>
        <w:gridCol w:w="2980"/>
      </w:tblGrid>
      <w:tr w:rsidR="00CE0D99" w:rsidRPr="000D750F"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rPr>
                <w:color w:val="auto"/>
              </w:rPr>
              <w:t>Field</w:t>
            </w:r>
          </w:p>
        </w:tc>
        <w:tc>
          <w:tcPr>
            <w:tcW w:w="3179" w:type="dxa"/>
          </w:tcPr>
          <w:p w:rsidR="00CE0D99" w:rsidRPr="000D750F" w:rsidRDefault="00CE0D99" w:rsidP="00CE0D99">
            <w:pPr>
              <w:cnfStyle w:val="100000000000" w:firstRow="1" w:lastRow="0" w:firstColumn="0" w:lastColumn="0" w:oddVBand="0" w:evenVBand="0" w:oddHBand="0" w:evenHBand="0" w:firstRowFirstColumn="0" w:firstRowLastColumn="0" w:lastRowFirstColumn="0" w:lastRowLastColumn="0"/>
            </w:pPr>
            <w:r w:rsidRPr="000D750F">
              <w:rPr>
                <w:color w:val="auto"/>
              </w:rPr>
              <w:t>Type</w:t>
            </w:r>
          </w:p>
        </w:tc>
        <w:tc>
          <w:tcPr>
            <w:tcW w:w="3056" w:type="dxa"/>
          </w:tcPr>
          <w:p w:rsidR="00CE0D99" w:rsidRPr="000D750F" w:rsidRDefault="00CE0D99" w:rsidP="00CE0D99">
            <w:pPr>
              <w:cnfStyle w:val="100000000000" w:firstRow="1" w:lastRow="0" w:firstColumn="0" w:lastColumn="0" w:oddVBand="0" w:evenVBand="0" w:oddHBand="0" w:evenHBand="0" w:firstRowFirstColumn="0" w:firstRowLastColumn="0" w:lastRowFirstColumn="0" w:lastRowLastColumn="0"/>
            </w:pPr>
            <w:r w:rsidRPr="000D750F">
              <w:rPr>
                <w:color w:val="auto"/>
              </w:rPr>
              <w:t>Description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DeliveryPlanId</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int</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Unique ID of each Delivery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CreatedDate</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DateTime</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Date delivery was created</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CreatedByUserId</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Guid</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ID of User created Delivery</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AssignedDeliveryStaffId</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Nullable</w:t>
            </w:r>
            <w:proofErr w:type="spellEnd"/>
            <w:r w:rsidRPr="000D750F">
              <w:t>&lt;</w:t>
            </w:r>
            <w:proofErr w:type="spellStart"/>
            <w:r w:rsidRPr="000D750F">
              <w:t>Guid</w:t>
            </w:r>
            <w:proofErr w:type="spellEnd"/>
            <w:r w:rsidRPr="000D750F">
              <w:t>&gt;</w:t>
            </w:r>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ID of assigned staff</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FinishedDate</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Nullable</w:t>
            </w:r>
            <w:proofErr w:type="spellEnd"/>
            <w:r w:rsidRPr="000D750F">
              <w:t>&lt;</w:t>
            </w:r>
            <w:proofErr w:type="spellStart"/>
            <w:r w:rsidRPr="000D750F">
              <w:t>DateTime</w:t>
            </w:r>
            <w:proofErr w:type="spellEnd"/>
            <w:r w:rsidRPr="000D750F">
              <w:t>&gt;</w:t>
            </w:r>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Finished date</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DeliveryPlanStatus</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int</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Status id of Delivery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Pr>
              <w:tabs>
                <w:tab w:val="left" w:pos="951"/>
              </w:tabs>
            </w:pPr>
            <w:r w:rsidRPr="000D750F">
              <w:t>Note</w:t>
            </w:r>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string</w:t>
            </w:r>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Note</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Orders</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 xml:space="preserve">virtual </w:t>
            </w:r>
            <w:proofErr w:type="spellStart"/>
            <w:r w:rsidRPr="000D750F">
              <w:t>ICollection</w:t>
            </w:r>
            <w:proofErr w:type="spellEnd"/>
            <w:r w:rsidRPr="000D750F">
              <w:t>&lt;Order&gt;</w:t>
            </w:r>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Orders that are included in the Delivery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DeliveryOrder</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string</w:t>
            </w:r>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Order of the delivery locations</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Status</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DeliveryPlanStatus</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Current status of delivery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CreatedByUserInfo</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UserInfo</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User that created the delivery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AssignedUserInfo</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UserInfo</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User that is assigned to the delivery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CreatedByUser</w:t>
            </w:r>
            <w:proofErr w:type="spellEnd"/>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MembershipUser</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User that created the delivery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AssignedUser</w:t>
            </w:r>
            <w:proofErr w:type="spellEnd"/>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MembershipUser</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User that is assigned to the delivery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Create(</w:t>
            </w:r>
            <w:proofErr w:type="spellStart"/>
            <w:r w:rsidRPr="000D750F">
              <w:t>HDMSEntities</w:t>
            </w:r>
            <w:proofErr w:type="spellEnd"/>
            <w:r w:rsidRPr="000D750F">
              <w:t xml:space="preserve"> context, </w:t>
            </w:r>
            <w:proofErr w:type="spellStart"/>
            <w:r w:rsidRPr="000D750F">
              <w:t>int</w:t>
            </w:r>
            <w:proofErr w:type="spellEnd"/>
            <w:r w:rsidRPr="000D750F">
              <w:t xml:space="preserve">[] </w:t>
            </w:r>
            <w:proofErr w:type="spellStart"/>
            <w:r w:rsidRPr="000D750F">
              <w:t>orderIds</w:t>
            </w:r>
            <w:proofErr w:type="spellEnd"/>
            <w:r w:rsidRPr="000D750F">
              <w:t>)</w:t>
            </w:r>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bool</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Create new Delivery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r w:rsidRPr="000D750F">
              <w:t>Cancel(</w:t>
            </w:r>
            <w:proofErr w:type="spellStart"/>
            <w:r w:rsidRPr="000D750F">
              <w:t>HDMSEntities</w:t>
            </w:r>
            <w:proofErr w:type="spellEnd"/>
            <w:r w:rsidRPr="000D750F">
              <w:t xml:space="preserve"> context)</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0D750F">
              <w:t>bool</w:t>
            </w:r>
            <w:proofErr w:type="spellEnd"/>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Cancel the delivery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MarkAsFinished</w:t>
            </w:r>
            <w:proofErr w:type="spellEnd"/>
            <w:r w:rsidRPr="000D750F">
              <w:t>(</w:t>
            </w:r>
            <w:proofErr w:type="spellStart"/>
            <w:r w:rsidRPr="000D750F">
              <w:t>HDMSEntities</w:t>
            </w:r>
            <w:proofErr w:type="spellEnd"/>
            <w:r w:rsidRPr="000D750F">
              <w:t xml:space="preserve"> context, </w:t>
            </w:r>
            <w:proofErr w:type="spellStart"/>
            <w:r w:rsidRPr="000D750F">
              <w:t>bool</w:t>
            </w:r>
            <w:proofErr w:type="spellEnd"/>
            <w:r w:rsidRPr="000D750F">
              <w:t xml:space="preserve"> </w:t>
            </w:r>
            <w:proofErr w:type="spellStart"/>
            <w:r w:rsidRPr="000D750F">
              <w:t>removeUnfinishedOrders</w:t>
            </w:r>
            <w:proofErr w:type="spellEnd"/>
            <w:r w:rsidRPr="000D750F">
              <w:t>)</w:t>
            </w:r>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0D750F">
              <w:t>bool</w:t>
            </w:r>
            <w:proofErr w:type="spellEnd"/>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Mark the delivery plan as finished</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CalculateRoute</w:t>
            </w:r>
            <w:proofErr w:type="spellEnd"/>
            <w:r w:rsidRPr="000D750F">
              <w:t>(</w:t>
            </w:r>
            <w:proofErr w:type="spellStart"/>
            <w:r w:rsidRPr="000D750F">
              <w:t>HDMSEntities</w:t>
            </w:r>
            <w:proofErr w:type="spellEnd"/>
            <w:r w:rsidRPr="000D750F">
              <w:t xml:space="preserve"> context)</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void</w:t>
            </w:r>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Calculate the optimal route for the delivery plan</w:t>
            </w:r>
          </w:p>
        </w:tc>
      </w:tr>
      <w:tr w:rsidR="00CE0D99" w:rsidRPr="000D750F"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t>CalculateRoute</w:t>
            </w:r>
            <w:proofErr w:type="spellEnd"/>
            <w:r w:rsidRPr="000D750F">
              <w:t>(</w:t>
            </w:r>
            <w:proofErr w:type="spellStart"/>
            <w:r w:rsidRPr="000D750F">
              <w:t>HDMSEntities</w:t>
            </w:r>
            <w:proofErr w:type="spellEnd"/>
            <w:r w:rsidRPr="000D750F">
              <w:t xml:space="preserve"> context, </w:t>
            </w:r>
            <w:proofErr w:type="spellStart"/>
            <w:r w:rsidRPr="000D750F">
              <w:t>bool</w:t>
            </w:r>
            <w:proofErr w:type="spellEnd"/>
            <w:r w:rsidRPr="000D750F">
              <w:t xml:space="preserve"> commit)</w:t>
            </w:r>
          </w:p>
        </w:tc>
        <w:tc>
          <w:tcPr>
            <w:tcW w:w="3179"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void</w:t>
            </w:r>
          </w:p>
        </w:tc>
        <w:tc>
          <w:tcPr>
            <w:tcW w:w="3056" w:type="dxa"/>
          </w:tcPr>
          <w:p w:rsidR="00CE0D99" w:rsidRPr="000D750F" w:rsidRDefault="00CE0D99" w:rsidP="00CE0D99">
            <w:pPr>
              <w:cnfStyle w:val="000000100000" w:firstRow="0" w:lastRow="0" w:firstColumn="0" w:lastColumn="0" w:oddVBand="0" w:evenVBand="0" w:oddHBand="1" w:evenHBand="0" w:firstRowFirstColumn="0" w:firstRowLastColumn="0" w:lastRowFirstColumn="0" w:lastRowLastColumn="0"/>
            </w:pPr>
            <w:r w:rsidRPr="000D750F">
              <w:t>Calculate the optimal route for the delivery plan</w:t>
            </w:r>
          </w:p>
        </w:tc>
      </w:tr>
      <w:tr w:rsidR="00CE0D99" w:rsidRPr="000D750F"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0D750F" w:rsidRDefault="00CE0D99" w:rsidP="00CE0D99">
            <w:proofErr w:type="spellStart"/>
            <w:r w:rsidRPr="000D750F">
              <w:lastRenderedPageBreak/>
              <w:t>CalculateOrderList</w:t>
            </w:r>
            <w:proofErr w:type="spellEnd"/>
            <w:r w:rsidRPr="000D750F">
              <w:t>(</w:t>
            </w:r>
            <w:proofErr w:type="spellStart"/>
            <w:r w:rsidRPr="000D750F">
              <w:t>HDMSEntities</w:t>
            </w:r>
            <w:proofErr w:type="spellEnd"/>
            <w:r w:rsidRPr="000D750F">
              <w:t xml:space="preserve"> context, List&lt;Distance&gt; distances, </w:t>
            </w:r>
            <w:proofErr w:type="spellStart"/>
            <w:r w:rsidRPr="000D750F">
              <w:t>bool</w:t>
            </w:r>
            <w:proofErr w:type="spellEnd"/>
            <w:r w:rsidRPr="000D750F">
              <w:t xml:space="preserve"> commit)</w:t>
            </w:r>
          </w:p>
        </w:tc>
        <w:tc>
          <w:tcPr>
            <w:tcW w:w="3179"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void</w:t>
            </w:r>
          </w:p>
        </w:tc>
        <w:tc>
          <w:tcPr>
            <w:tcW w:w="3056" w:type="dxa"/>
          </w:tcPr>
          <w:p w:rsidR="00CE0D99" w:rsidRPr="000D750F" w:rsidRDefault="00CE0D99" w:rsidP="00CE0D99">
            <w:pPr>
              <w:cnfStyle w:val="000000000000" w:firstRow="0" w:lastRow="0" w:firstColumn="0" w:lastColumn="0" w:oddVBand="0" w:evenVBand="0" w:oddHBand="0" w:evenHBand="0" w:firstRowFirstColumn="0" w:firstRowLastColumn="0" w:lastRowFirstColumn="0" w:lastRowLastColumn="0"/>
            </w:pPr>
            <w:r w:rsidRPr="000D750F">
              <w:t>Calculate the optimal order of locations for the delivery plan</w:t>
            </w:r>
          </w:p>
        </w:tc>
      </w:tr>
    </w:tbl>
    <w:p w:rsidR="00031868" w:rsidRPr="00B337EB" w:rsidRDefault="00031868" w:rsidP="00303F64">
      <w:pPr>
        <w:rPr>
          <w:color w:val="000000" w:themeColor="text1"/>
        </w:rPr>
      </w:pPr>
    </w:p>
    <w:p w:rsidR="00CE0D99" w:rsidRPr="00164C11" w:rsidRDefault="00CE0D99" w:rsidP="00CE0D99">
      <w:pPr>
        <w:pStyle w:val="Heading4"/>
        <w:rPr>
          <w:rFonts w:ascii="Calibri" w:hAnsi="Calibri"/>
        </w:rPr>
      </w:pPr>
      <w:r w:rsidRPr="00164C11">
        <w:rPr>
          <w:rFonts w:ascii="Calibri" w:hAnsi="Calibri"/>
        </w:rPr>
        <w:t>Account controller</w:t>
      </w:r>
    </w:p>
    <w:p w:rsidR="00CE0D99" w:rsidRPr="00164C11" w:rsidRDefault="00CE0D99" w:rsidP="00CE0D99"/>
    <w:tbl>
      <w:tblPr>
        <w:tblStyle w:val="LightList"/>
        <w:tblW w:w="9329" w:type="dxa"/>
        <w:tblLook w:val="04A0" w:firstRow="1" w:lastRow="0" w:firstColumn="1" w:lastColumn="0" w:noHBand="0" w:noVBand="1"/>
      </w:tblPr>
      <w:tblGrid>
        <w:gridCol w:w="4338"/>
        <w:gridCol w:w="2046"/>
        <w:gridCol w:w="2945"/>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164C11" w:rsidRDefault="00CE0D99" w:rsidP="00CE0D99">
            <w:pPr>
              <w:rPr>
                <w:rFonts w:cstheme="minorHAnsi"/>
                <w:sz w:val="24"/>
              </w:rPr>
            </w:pPr>
            <w:r w:rsidRPr="00164C11">
              <w:rPr>
                <w:rFonts w:cstheme="minorHAnsi"/>
                <w:color w:val="auto"/>
                <w:sz w:val="24"/>
              </w:rPr>
              <w:t>Method</w:t>
            </w:r>
          </w:p>
        </w:tc>
        <w:tc>
          <w:tcPr>
            <w:tcW w:w="2046"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2945"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rPr>
                <w:rFonts w:cstheme="minorHAnsi"/>
              </w:rPr>
            </w:pPr>
            <w:proofErr w:type="spellStart"/>
            <w:r w:rsidRPr="006405BD">
              <w:rPr>
                <w:rFonts w:cstheme="minorHAnsi"/>
              </w:rPr>
              <w:t>LogOn</w:t>
            </w:r>
            <w:proofErr w:type="spellEnd"/>
            <w:r w:rsidRPr="006405BD">
              <w:rPr>
                <w:rFonts w:cstheme="minorHAnsi"/>
              </w:rPr>
              <w:t>()</w:t>
            </w:r>
          </w:p>
        </w:tc>
        <w:tc>
          <w:tcPr>
            <w:tcW w:w="204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Display a form for login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rPr>
                <w:rFonts w:cstheme="minorHAnsi"/>
              </w:rPr>
            </w:pPr>
            <w:proofErr w:type="spellStart"/>
            <w:r w:rsidRPr="006405BD">
              <w:rPr>
                <w:rFonts w:cstheme="minorHAnsi"/>
              </w:rPr>
              <w:t>LogOn</w:t>
            </w:r>
            <w:proofErr w:type="spellEnd"/>
            <w:r w:rsidRPr="006405BD">
              <w:rPr>
                <w:rFonts w:cstheme="minorHAnsi"/>
              </w:rPr>
              <w:t>(</w:t>
            </w:r>
            <w:proofErr w:type="spellStart"/>
            <w:r w:rsidRPr="006405BD">
              <w:rPr>
                <w:rFonts w:cstheme="minorHAnsi"/>
              </w:rPr>
              <w:t>LogOnModel</w:t>
            </w:r>
            <w:proofErr w:type="spellEnd"/>
            <w:r w:rsidRPr="006405BD">
              <w:rPr>
                <w:rFonts w:cstheme="minorHAnsi"/>
              </w:rPr>
              <w:t xml:space="preserve"> model, string </w:t>
            </w:r>
            <w:proofErr w:type="spellStart"/>
            <w:r w:rsidRPr="006405BD">
              <w:rPr>
                <w:rFonts w:cstheme="minorHAnsi"/>
              </w:rPr>
              <w:t>returnUrl</w:t>
            </w:r>
            <w:proofErr w:type="spellEnd"/>
            <w:r w:rsidRPr="006405BD">
              <w:rPr>
                <w:rFonts w:cstheme="minorHAnsi"/>
              </w:rPr>
              <w:t>)</w:t>
            </w:r>
          </w:p>
        </w:tc>
        <w:tc>
          <w:tcPr>
            <w:tcW w:w="204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Allow user to login to system</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LogOff</w:t>
            </w:r>
            <w:proofErr w:type="spellEnd"/>
            <w:r w:rsidRPr="006405BD">
              <w:rPr>
                <w:rFonts w:cstheme="minorHAnsi"/>
              </w:rPr>
              <w:t>()</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Allow user to logout from system</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r w:rsidRPr="006405BD">
              <w:rPr>
                <w:rFonts w:cstheme="minorHAnsi"/>
              </w:rPr>
              <w:t>Register()</w:t>
            </w:r>
          </w:p>
        </w:tc>
        <w:tc>
          <w:tcPr>
            <w:tcW w:w="2046"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Display a form for register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r w:rsidRPr="006405BD">
              <w:rPr>
                <w:rFonts w:cstheme="minorHAnsi"/>
              </w:rPr>
              <w:t>Register(</w:t>
            </w:r>
            <w:proofErr w:type="spellStart"/>
            <w:r w:rsidRPr="006405BD">
              <w:rPr>
                <w:rFonts w:cstheme="minorHAnsi"/>
              </w:rPr>
              <w:t>RegisterModel</w:t>
            </w:r>
            <w:proofErr w:type="spellEnd"/>
            <w:r w:rsidRPr="006405BD">
              <w:rPr>
                <w:rFonts w:cstheme="minorHAnsi"/>
              </w:rPr>
              <w:t xml:space="preserve"> model)</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Allow user to create new account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ChangePassword</w:t>
            </w:r>
            <w:proofErr w:type="spellEnd"/>
            <w:r w:rsidRPr="006405BD">
              <w:rPr>
                <w:rFonts w:cstheme="minorHAnsi"/>
              </w:rPr>
              <w:t>()</w:t>
            </w:r>
          </w:p>
        </w:tc>
        <w:tc>
          <w:tcPr>
            <w:tcW w:w="2046"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Display a form for changing password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ChangePassword</w:t>
            </w:r>
            <w:proofErr w:type="spellEnd"/>
            <w:r w:rsidRPr="006405BD">
              <w:rPr>
                <w:rFonts w:cstheme="minorHAnsi"/>
              </w:rPr>
              <w:t xml:space="preserve"> (</w:t>
            </w:r>
            <w:proofErr w:type="spellStart"/>
            <w:r w:rsidRPr="006405BD">
              <w:rPr>
                <w:rFonts w:cstheme="minorHAnsi"/>
              </w:rPr>
              <w:t>ChangePasswordModel</w:t>
            </w:r>
            <w:proofErr w:type="spellEnd"/>
            <w:r w:rsidRPr="006405BD">
              <w:rPr>
                <w:rFonts w:cstheme="minorHAnsi"/>
              </w:rPr>
              <w:t xml:space="preserve"> model)</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Allow user to change their password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ChangePasswordSuccess</w:t>
            </w:r>
            <w:proofErr w:type="spellEnd"/>
            <w:r w:rsidRPr="006405BD">
              <w:rPr>
                <w:rFonts w:cstheme="minorHAnsi"/>
              </w:rPr>
              <w:t>()</w:t>
            </w:r>
          </w:p>
        </w:tc>
        <w:tc>
          <w:tcPr>
            <w:tcW w:w="2046"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Display a form to show that password was change successfully.</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ErrorCodeToString</w:t>
            </w:r>
            <w:proofErr w:type="spellEnd"/>
            <w:r w:rsidRPr="006405BD">
              <w:rPr>
                <w:rFonts w:cstheme="minorHAnsi"/>
              </w:rPr>
              <w:t>(</w:t>
            </w:r>
            <w:proofErr w:type="spellStart"/>
            <w:r w:rsidRPr="006405BD">
              <w:rPr>
                <w:rFonts w:cstheme="minorHAnsi"/>
              </w:rPr>
              <w:t>MembershipCreateStatus</w:t>
            </w:r>
            <w:proofErr w:type="spellEnd"/>
            <w:r w:rsidRPr="006405BD">
              <w:rPr>
                <w:rFonts w:cstheme="minorHAnsi"/>
              </w:rPr>
              <w:t xml:space="preserve"> </w:t>
            </w:r>
            <w:proofErr w:type="spellStart"/>
            <w:r w:rsidRPr="006405BD">
              <w:rPr>
                <w:rFonts w:cstheme="minorHAnsi"/>
              </w:rPr>
              <w:t>createStatus</w:t>
            </w:r>
            <w:proofErr w:type="spellEnd"/>
            <w:r w:rsidRPr="006405BD">
              <w:rPr>
                <w:rFonts w:cstheme="minorHAnsi"/>
              </w:rPr>
              <w:t>)</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Display a message about creating account unsuccessfully.</w:t>
            </w:r>
          </w:p>
        </w:tc>
      </w:tr>
    </w:tbl>
    <w:p w:rsidR="00CE0D99" w:rsidRPr="00164C11" w:rsidRDefault="00CE0D99" w:rsidP="00CE0D99"/>
    <w:p w:rsidR="00CE0D99" w:rsidRPr="00164C11" w:rsidRDefault="00CE0D99" w:rsidP="00CE0D99"/>
    <w:p w:rsidR="00CE0D99" w:rsidRPr="00164C11" w:rsidRDefault="00CE0D99" w:rsidP="00CE0D99">
      <w:pPr>
        <w:pStyle w:val="Heading4"/>
        <w:rPr>
          <w:rFonts w:ascii="Calibri" w:hAnsi="Calibri"/>
        </w:rPr>
      </w:pPr>
      <w:proofErr w:type="spellStart"/>
      <w:r w:rsidRPr="00164C11">
        <w:rPr>
          <w:rFonts w:ascii="Calibri" w:hAnsi="Calibri"/>
        </w:rPr>
        <w:t>CityProvince</w:t>
      </w:r>
      <w:proofErr w:type="spellEnd"/>
      <w:r w:rsidRPr="00164C11">
        <w:rPr>
          <w:rFonts w:ascii="Calibri" w:hAnsi="Calibri"/>
        </w:rPr>
        <w:t xml:space="preserve"> controller</w:t>
      </w:r>
    </w:p>
    <w:tbl>
      <w:tblPr>
        <w:tblStyle w:val="LightList"/>
        <w:tblW w:w="0" w:type="auto"/>
        <w:tblLook w:val="04A0" w:firstRow="1" w:lastRow="0" w:firstColumn="1" w:lastColumn="0" w:noHBand="0" w:noVBand="1"/>
      </w:tblPr>
      <w:tblGrid>
        <w:gridCol w:w="3167"/>
        <w:gridCol w:w="3083"/>
        <w:gridCol w:w="3087"/>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all city/province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city/province based on City/Province Id</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lastRenderedPageBreak/>
              <w:t xml:space="preserve">Display form for creating city/ </w:t>
            </w:r>
            <w:r w:rsidRPr="006405BD">
              <w:rPr>
                <w:rFonts w:cs="Calibri"/>
              </w:rPr>
              <w:lastRenderedPageBreak/>
              <w:t>province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lastRenderedPageBreak/>
              <w:t>ConfirmCreate</w:t>
            </w:r>
            <w:proofErr w:type="spellEnd"/>
            <w:r w:rsidRPr="006405BD">
              <w:rPr>
                <w:rFonts w:cs="Calibri"/>
              </w:rPr>
              <w:t>(</w:t>
            </w:r>
            <w:proofErr w:type="spellStart"/>
            <w:r w:rsidRPr="006405BD">
              <w:rPr>
                <w:rFonts w:cs="Calibri"/>
              </w:rPr>
              <w:t>CityProvince</w:t>
            </w:r>
            <w:proofErr w:type="spellEnd"/>
            <w:r w:rsidRPr="006405BD">
              <w:rPr>
                <w:rFonts w:cs="Calibri"/>
              </w:rPr>
              <w:t xml:space="preserve"> </w:t>
            </w:r>
            <w:proofErr w:type="spellStart"/>
            <w:r w:rsidRPr="006405BD">
              <w:rPr>
                <w:rFonts w:cs="Calibri"/>
              </w:rPr>
              <w:t>cityprovince</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a city/province to Database</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editing city/ province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w:t>
            </w:r>
            <w:proofErr w:type="spellStart"/>
            <w:r w:rsidRPr="006405BD">
              <w:rPr>
                <w:rFonts w:cs="Calibri"/>
              </w:rPr>
              <w:t>CityProvince</w:t>
            </w:r>
            <w:proofErr w:type="spellEnd"/>
            <w:r w:rsidRPr="006405BD">
              <w:rPr>
                <w:rFonts w:cs="Calibri"/>
              </w:rPr>
              <w:t xml:space="preserve"> </w:t>
            </w:r>
            <w:proofErr w:type="spellStart"/>
            <w:r w:rsidRPr="006405BD">
              <w:rPr>
                <w:rFonts w:cs="Calibri"/>
              </w:rPr>
              <w:t>cityprovince</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Save change of a city/province to Database</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a city/province based on City/Province Id</w:t>
            </w:r>
          </w:p>
        </w:tc>
      </w:tr>
    </w:tbl>
    <w:p w:rsidR="00CE0D99" w:rsidRPr="00164C11" w:rsidRDefault="00CE0D99" w:rsidP="00CE0D99"/>
    <w:p w:rsidR="00CE0D99" w:rsidRPr="00164C11" w:rsidRDefault="00CE0D99" w:rsidP="00CE0D99"/>
    <w:p w:rsidR="00CE0D99" w:rsidRDefault="00CE0D99" w:rsidP="00CE0D99">
      <w:pPr>
        <w:rPr>
          <w:b/>
          <w:i/>
          <w:color w:val="31849B" w:themeColor="accent5" w:themeShade="BF"/>
        </w:rPr>
      </w:pPr>
    </w:p>
    <w:p w:rsidR="00CE0D99" w:rsidRPr="00164C11" w:rsidRDefault="00CE0D99" w:rsidP="00CE0D99">
      <w:pPr>
        <w:rPr>
          <w:b/>
          <w:i/>
          <w:color w:val="31849B" w:themeColor="accent5" w:themeShade="BF"/>
        </w:rPr>
      </w:pPr>
      <w:proofErr w:type="spellStart"/>
      <w:r w:rsidRPr="00164C11">
        <w:rPr>
          <w:b/>
          <w:i/>
          <w:color w:val="31849B" w:themeColor="accent5" w:themeShade="BF"/>
        </w:rPr>
        <w:t>CollectionPlans</w:t>
      </w:r>
      <w:proofErr w:type="spellEnd"/>
      <w:r w:rsidRPr="00164C11">
        <w:rPr>
          <w:b/>
          <w:i/>
          <w:color w:val="31849B" w:themeColor="accent5" w:themeShade="BF"/>
        </w:rPr>
        <w:t xml:space="preserve"> Controller</w:t>
      </w:r>
    </w:p>
    <w:tbl>
      <w:tblPr>
        <w:tblStyle w:val="LightList"/>
        <w:tblW w:w="0" w:type="auto"/>
        <w:tblLook w:val="04A0" w:firstRow="1" w:lastRow="0" w:firstColumn="1" w:lastColumn="0" w:noHBand="0" w:noVBand="1"/>
      </w:tblPr>
      <w:tblGrid>
        <w:gridCol w:w="4072"/>
        <w:gridCol w:w="2631"/>
        <w:gridCol w:w="2634"/>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all collection plans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collection plan based on Collection Plan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creating a collection plan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a collection plan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GetUnplannedRequestsByCityProvince</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int</w:t>
            </w:r>
            <w:proofErr w:type="spellEnd"/>
            <w:r w:rsidRPr="006405BD">
              <w:rPr>
                <w:rFonts w:cs="Calibri"/>
              </w:rPr>
              <w:t xml:space="preserve">[] </w:t>
            </w:r>
            <w:proofErr w:type="spellStart"/>
            <w:r w:rsidRPr="006405BD">
              <w:rPr>
                <w:rFonts w:cs="Calibri"/>
              </w:rPr>
              <w:t>selectedRequestIds</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Get unplanned request by city/ province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GetUnplannedRequestsByDistrict</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int</w:t>
            </w:r>
            <w:proofErr w:type="spellEnd"/>
            <w:r w:rsidRPr="006405BD">
              <w:rPr>
                <w:rFonts w:cs="Calibri"/>
              </w:rPr>
              <w:t xml:space="preserve">[] </w:t>
            </w:r>
            <w:proofErr w:type="spellStart"/>
            <w:r w:rsidRPr="006405BD">
              <w:rPr>
                <w:rFonts w:cs="Calibri"/>
              </w:rPr>
              <w:t>selectedRequestIds</w:t>
            </w:r>
            <w:proofErr w:type="spellEnd"/>
            <w:r w:rsidRPr="006405BD">
              <w:rPr>
                <w:rFonts w:cs="Calibri"/>
              </w:rPr>
              <w:t>)</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unplanned request by district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GetUnplannedRequestsByWard</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int</w:t>
            </w:r>
            <w:proofErr w:type="spellEnd"/>
            <w:r w:rsidRPr="006405BD">
              <w:rPr>
                <w:rFonts w:cs="Calibri"/>
              </w:rPr>
              <w:t xml:space="preserve">[] </w:t>
            </w:r>
            <w:proofErr w:type="spellStart"/>
            <w:r w:rsidRPr="006405BD">
              <w:rPr>
                <w:rFonts w:cs="Calibri"/>
              </w:rPr>
              <w:t>selectedRequestIds</w:t>
            </w:r>
            <w:proofErr w:type="spellEnd"/>
            <w:r w:rsidRPr="006405BD">
              <w:rPr>
                <w:rFonts w:cs="Calibri"/>
              </w:rPr>
              <w:t>)</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Get unplanned request by ward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Assign(</w:t>
            </w:r>
            <w:proofErr w:type="spellStart"/>
            <w:r w:rsidRPr="006405BD">
              <w:rPr>
                <w:rFonts w:cs="Calibri"/>
              </w:rPr>
              <w:t>int</w:t>
            </w:r>
            <w:proofErr w:type="spellEnd"/>
            <w:r w:rsidRPr="006405BD">
              <w:rPr>
                <w:rFonts w:cs="Calibri"/>
              </w:rPr>
              <w:t xml:space="preserve"> </w:t>
            </w:r>
            <w:proofErr w:type="spellStart"/>
            <w:r w:rsidRPr="006405BD">
              <w:rPr>
                <w:rFonts w:cs="Calibri"/>
              </w:rPr>
              <w:t>collectionPlanId</w:t>
            </w:r>
            <w:proofErr w:type="spellEnd"/>
            <w:r w:rsidRPr="006405BD">
              <w:rPr>
                <w:rFonts w:cs="Calibri"/>
              </w:rPr>
              <w:t xml:space="preserve">, </w:t>
            </w:r>
            <w:proofErr w:type="spellStart"/>
            <w:r w:rsidRPr="006405BD">
              <w:rPr>
                <w:rFonts w:cs="Calibri"/>
              </w:rPr>
              <w:t>Guid</w:t>
            </w:r>
            <w:proofErr w:type="spellEnd"/>
            <w:r w:rsidRPr="006405BD">
              <w:rPr>
                <w:rFonts w:cs="Calibri"/>
              </w:rPr>
              <w:t xml:space="preserve"> </w:t>
            </w:r>
            <w:proofErr w:type="spellStart"/>
            <w:r w:rsidRPr="006405BD">
              <w:rPr>
                <w:rFonts w:cs="Calibri"/>
              </w:rPr>
              <w:t>staffUserId</w:t>
            </w:r>
            <w:proofErr w:type="spellEnd"/>
            <w:r w:rsidRPr="006405BD">
              <w:rPr>
                <w:rFonts w:cs="Calibri"/>
              </w:rPr>
              <w:t>)</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Assign collection plan to Staff for collecting</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Cancel(</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Cancel collection plan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lastRenderedPageBreak/>
              <w:t>MarkAsFinished</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bool</w:t>
            </w:r>
            <w:proofErr w:type="spellEnd"/>
            <w:r w:rsidRPr="006405BD">
              <w:rPr>
                <w:rFonts w:cs="Calibri"/>
              </w:rPr>
              <w:t xml:space="preserve"> </w:t>
            </w:r>
            <w:proofErr w:type="spellStart"/>
            <w:r w:rsidRPr="006405BD">
              <w:rPr>
                <w:rFonts w:cs="Calibri"/>
              </w:rPr>
              <w:t>removeUncollectedRequests</w:t>
            </w:r>
            <w:proofErr w:type="spellEnd"/>
            <w:r w:rsidRPr="006405BD">
              <w:rPr>
                <w:rFonts w:cs="Calibri"/>
              </w:rPr>
              <w:t>)</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Mark a collection plan as finished</w:t>
            </w:r>
          </w:p>
        </w:tc>
      </w:tr>
    </w:tbl>
    <w:p w:rsidR="00CE0D99" w:rsidRPr="00164C11" w:rsidRDefault="00CE0D99" w:rsidP="00CE0D99"/>
    <w:p w:rsidR="00CE0D99" w:rsidRPr="00164C11" w:rsidRDefault="00CE0D99" w:rsidP="00CE0D99"/>
    <w:p w:rsidR="00CE0D99" w:rsidRPr="00164C11" w:rsidRDefault="00CE0D99" w:rsidP="00CE0D99">
      <w:pPr>
        <w:pStyle w:val="Heading4"/>
        <w:rPr>
          <w:rFonts w:ascii="Calibri" w:hAnsi="Calibri"/>
        </w:rPr>
      </w:pPr>
      <w:r w:rsidRPr="00164C11">
        <w:rPr>
          <w:rFonts w:ascii="Calibri" w:hAnsi="Calibri"/>
        </w:rPr>
        <w:t>Contact Controller</w:t>
      </w:r>
    </w:p>
    <w:tbl>
      <w:tblPr>
        <w:tblStyle w:val="LightList"/>
        <w:tblW w:w="0" w:type="auto"/>
        <w:tblLook w:val="04A0" w:firstRow="1" w:lastRow="0" w:firstColumn="1" w:lastColumn="0" w:noHBand="0" w:noVBand="1"/>
      </w:tblPr>
      <w:tblGrid>
        <w:gridCol w:w="3146"/>
        <w:gridCol w:w="3095"/>
        <w:gridCol w:w="3096"/>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creating contact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(Contact</w:t>
            </w:r>
          </w:p>
          <w:p w:rsidR="00CE0D99" w:rsidRPr="006405BD" w:rsidRDefault="00CE0D99" w:rsidP="00CE0D99">
            <w:pPr>
              <w:autoSpaceDE w:val="0"/>
              <w:autoSpaceDN w:val="0"/>
              <w:adjustRightInd w:val="0"/>
              <w:rPr>
                <w:rFonts w:cs="Calibri"/>
              </w:rPr>
            </w:pPr>
            <w:r w:rsidRPr="006405BD">
              <w:rPr>
                <w:rFonts w:cs="Calibri"/>
              </w:rPr>
              <w:t xml:space="preserve">contact)        </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a contact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editing contact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(Contact</w:t>
            </w:r>
          </w:p>
          <w:p w:rsidR="00CE0D99" w:rsidRPr="006405BD" w:rsidRDefault="00CE0D99" w:rsidP="00CE0D99">
            <w:pPr>
              <w:autoSpaceDE w:val="0"/>
              <w:autoSpaceDN w:val="0"/>
              <w:adjustRightInd w:val="0"/>
              <w:rPr>
                <w:rFonts w:cs="Calibri"/>
              </w:rPr>
            </w:pPr>
            <w:r w:rsidRPr="006405BD">
              <w:rPr>
                <w:rFonts w:cs="Calibri"/>
              </w:rPr>
              <w:t>contact)</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Save change of a contact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Delete(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deleting contact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DeleteConfirmed</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Delete a contact based on Contact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ToggleActivate</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Change the active status that display on screen.</w:t>
            </w:r>
          </w:p>
        </w:tc>
      </w:tr>
    </w:tbl>
    <w:p w:rsidR="00CE0D99" w:rsidRPr="00164C11" w:rsidRDefault="00CE0D99" w:rsidP="00CE0D99"/>
    <w:p w:rsidR="00CE0D99" w:rsidRPr="00164C11" w:rsidRDefault="00CE0D99" w:rsidP="00CE0D99"/>
    <w:p w:rsidR="00CE0D99" w:rsidRPr="00164C11" w:rsidRDefault="00CE0D99" w:rsidP="00CE0D99">
      <w:pPr>
        <w:pStyle w:val="Heading4"/>
        <w:rPr>
          <w:rFonts w:ascii="Calibri" w:hAnsi="Calibri"/>
        </w:rPr>
      </w:pPr>
      <w:proofErr w:type="spellStart"/>
      <w:r w:rsidRPr="00164C11">
        <w:rPr>
          <w:rFonts w:ascii="Calibri" w:hAnsi="Calibri"/>
        </w:rPr>
        <w:t>CustomerAddress</w:t>
      </w:r>
      <w:proofErr w:type="spellEnd"/>
      <w:r w:rsidRPr="00164C11">
        <w:rPr>
          <w:rFonts w:ascii="Calibri" w:hAnsi="Calibri"/>
        </w:rPr>
        <w:t xml:space="preserve"> controller</w:t>
      </w:r>
    </w:p>
    <w:tbl>
      <w:tblPr>
        <w:tblStyle w:val="LightList"/>
        <w:tblW w:w="0" w:type="auto"/>
        <w:tblLook w:val="04A0" w:firstRow="1" w:lastRow="0" w:firstColumn="1" w:lastColumn="0" w:noHBand="0" w:noVBand="1"/>
      </w:tblPr>
      <w:tblGrid>
        <w:gridCol w:w="3238"/>
        <w:gridCol w:w="3049"/>
        <w:gridCol w:w="3050"/>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customer address based on Customer Address Id</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creating customer address</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CustomerAddress</w:t>
            </w:r>
            <w:proofErr w:type="spellEnd"/>
          </w:p>
          <w:p w:rsidR="00CE0D99" w:rsidRPr="006405BD" w:rsidRDefault="00CE0D99" w:rsidP="00CE0D99">
            <w:pPr>
              <w:autoSpaceDE w:val="0"/>
              <w:autoSpaceDN w:val="0"/>
              <w:adjustRightInd w:val="0"/>
              <w:rPr>
                <w:rFonts w:cs="Calibri"/>
              </w:rPr>
            </w:pPr>
            <w:proofErr w:type="spellStart"/>
            <w:r w:rsidRPr="006405BD">
              <w:rPr>
                <w:rFonts w:cs="Calibri"/>
              </w:rPr>
              <w:t>customeraddress</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a customer address to Database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lastRenderedPageBreak/>
              <w:t>Display form for editing customer address</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lastRenderedPageBreak/>
              <w:t>ConfirmEdit</w:t>
            </w:r>
            <w:proofErr w:type="spellEnd"/>
            <w:r w:rsidRPr="006405BD">
              <w:rPr>
                <w:rFonts w:cs="Calibri"/>
              </w:rPr>
              <w:t>(</w:t>
            </w:r>
            <w:proofErr w:type="spellStart"/>
            <w:r w:rsidRPr="006405BD">
              <w:rPr>
                <w:rFonts w:cs="Calibri"/>
              </w:rPr>
              <w:t>CustomerAddress</w:t>
            </w:r>
            <w:proofErr w:type="spellEnd"/>
          </w:p>
          <w:p w:rsidR="00CE0D99" w:rsidRPr="006405BD" w:rsidRDefault="00CE0D99" w:rsidP="00CE0D99">
            <w:pPr>
              <w:autoSpaceDE w:val="0"/>
              <w:autoSpaceDN w:val="0"/>
              <w:adjustRightInd w:val="0"/>
              <w:rPr>
                <w:rFonts w:cs="Calibri"/>
              </w:rPr>
            </w:pPr>
            <w:proofErr w:type="spellStart"/>
            <w:r w:rsidRPr="006405BD">
              <w:rPr>
                <w:rFonts w:cs="Calibri"/>
              </w:rPr>
              <w:t>customeraddress</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Save change of a customer address to Database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GetAddressesOfCustomer</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address of a customer based on Customer Id</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Update location of customer on map.</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Remove an address of customer based on Customer Address Id</w:t>
            </w:r>
          </w:p>
        </w:tc>
      </w:tr>
    </w:tbl>
    <w:p w:rsidR="00CE0D99" w:rsidRPr="00164C11" w:rsidRDefault="00CE0D99" w:rsidP="00CE0D99"/>
    <w:p w:rsidR="00CE0D99" w:rsidRPr="00164C11" w:rsidRDefault="00CE0D99" w:rsidP="00CE0D99">
      <w:pPr>
        <w:pStyle w:val="Heading4"/>
        <w:rPr>
          <w:rFonts w:ascii="Calibri" w:hAnsi="Calibri"/>
        </w:rPr>
      </w:pPr>
      <w:proofErr w:type="spellStart"/>
      <w:r w:rsidRPr="00164C11">
        <w:rPr>
          <w:rFonts w:ascii="Calibri" w:hAnsi="Calibri"/>
        </w:rPr>
        <w:t>CustomerController</w:t>
      </w:r>
      <w:proofErr w:type="spellEnd"/>
    </w:p>
    <w:tbl>
      <w:tblPr>
        <w:tblStyle w:val="LightList"/>
        <w:tblW w:w="0" w:type="auto"/>
        <w:tblLook w:val="04A0" w:firstRow="1" w:lastRow="0" w:firstColumn="1" w:lastColumn="0" w:noHBand="0" w:noVBand="1"/>
      </w:tblPr>
      <w:tblGrid>
        <w:gridCol w:w="3154"/>
        <w:gridCol w:w="3091"/>
        <w:gridCol w:w="3092"/>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all customer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customer based on Customer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creating customer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(Customer</w:t>
            </w:r>
          </w:p>
          <w:p w:rsidR="00CE0D99" w:rsidRPr="006405BD" w:rsidRDefault="00CE0D99" w:rsidP="00CE0D99">
            <w:pPr>
              <w:autoSpaceDE w:val="0"/>
              <w:autoSpaceDN w:val="0"/>
              <w:adjustRightInd w:val="0"/>
              <w:rPr>
                <w:rFonts w:cs="Calibri"/>
              </w:rPr>
            </w:pPr>
            <w:r w:rsidRPr="006405BD">
              <w:rPr>
                <w:rFonts w:cs="Calibri"/>
              </w:rPr>
              <w:t>customer)</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a customer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editing customer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(Customer</w:t>
            </w:r>
          </w:p>
          <w:p w:rsidR="00CE0D99" w:rsidRPr="006405BD" w:rsidRDefault="00CE0D99" w:rsidP="00CE0D99">
            <w:pPr>
              <w:autoSpaceDE w:val="0"/>
              <w:autoSpaceDN w:val="0"/>
              <w:adjustRightInd w:val="0"/>
              <w:rPr>
                <w:rFonts w:cs="Calibri"/>
              </w:rPr>
            </w:pPr>
            <w:r w:rsidRPr="006405BD">
              <w:rPr>
                <w:rFonts w:cs="Calibri"/>
              </w:rPr>
              <w:t>customer)</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Save change of a customer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GetAddressTable</w:t>
            </w:r>
            <w:proofErr w:type="spellEnd"/>
            <w:r w:rsidRPr="006405BD">
              <w:rPr>
                <w:rFonts w:cs="Calibri"/>
              </w:rPr>
              <w:t>(</w:t>
            </w:r>
            <w:proofErr w:type="spellStart"/>
            <w:r w:rsidRPr="006405BD">
              <w:rPr>
                <w:rFonts w:cs="Calibri"/>
              </w:rPr>
              <w:t>int</w:t>
            </w:r>
            <w:proofErr w:type="spellEnd"/>
            <w:r w:rsidRPr="006405BD">
              <w:rPr>
                <w:rFonts w:cs="Calibri"/>
              </w:rPr>
              <w:t xml:space="preserve"> </w:t>
            </w:r>
            <w:proofErr w:type="spellStart"/>
            <w:r w:rsidRPr="006405BD">
              <w:rPr>
                <w:rFonts w:cs="Calibri"/>
              </w:rPr>
              <w:t>customerId</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insert customer addresses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GetContactTable</w:t>
            </w:r>
            <w:proofErr w:type="spellEnd"/>
            <w:r w:rsidRPr="006405BD">
              <w:rPr>
                <w:rFonts w:cs="Calibri"/>
              </w:rPr>
              <w:t>(</w:t>
            </w:r>
            <w:proofErr w:type="spellStart"/>
            <w:r w:rsidRPr="006405BD">
              <w:rPr>
                <w:rFonts w:cs="Calibri"/>
              </w:rPr>
              <w:t>int</w:t>
            </w:r>
            <w:proofErr w:type="spellEnd"/>
            <w:r w:rsidRPr="006405BD">
              <w:rPr>
                <w:rFonts w:cs="Calibri"/>
              </w:rPr>
              <w:t xml:space="preserve"> </w:t>
            </w:r>
            <w:proofErr w:type="spellStart"/>
            <w:r w:rsidRPr="006405BD">
              <w:rPr>
                <w:rFonts w:cs="Calibri"/>
              </w:rPr>
              <w:t>customerId</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insert customer contacts</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customer based on Customer Id</w:t>
            </w:r>
          </w:p>
        </w:tc>
      </w:tr>
    </w:tbl>
    <w:p w:rsidR="00CE0D99" w:rsidRPr="00164C11" w:rsidRDefault="00CE0D99" w:rsidP="00CE0D99"/>
    <w:p w:rsidR="00CE0D99" w:rsidRPr="00164C11" w:rsidRDefault="00CE0D99" w:rsidP="00CE0D99"/>
    <w:p w:rsidR="00CE0D99" w:rsidRPr="00164C11" w:rsidRDefault="00CE0D99" w:rsidP="00CE0D99">
      <w:pPr>
        <w:rPr>
          <w:b/>
          <w:i/>
          <w:color w:val="548DD4" w:themeColor="text2" w:themeTint="99"/>
        </w:rPr>
      </w:pPr>
      <w:proofErr w:type="spellStart"/>
      <w:r w:rsidRPr="00164C11">
        <w:rPr>
          <w:b/>
          <w:i/>
          <w:color w:val="548DD4" w:themeColor="text2" w:themeTint="99"/>
        </w:rPr>
        <w:t>DashboardController</w:t>
      </w:r>
      <w:proofErr w:type="spellEnd"/>
    </w:p>
    <w:tbl>
      <w:tblPr>
        <w:tblStyle w:val="LightList"/>
        <w:tblW w:w="0" w:type="auto"/>
        <w:tblLook w:val="04A0" w:firstRow="1" w:lastRow="0" w:firstColumn="1" w:lastColumn="0" w:noHBand="0" w:noVBand="1"/>
      </w:tblPr>
      <w:tblGrid>
        <w:gridCol w:w="3105"/>
        <w:gridCol w:w="3113"/>
        <w:gridCol w:w="311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main page</w:t>
            </w:r>
          </w:p>
        </w:tc>
      </w:tr>
    </w:tbl>
    <w:p w:rsidR="00CE0D99" w:rsidRPr="00164C11" w:rsidRDefault="00CE0D99" w:rsidP="00CE0D99">
      <w:pPr>
        <w:rPr>
          <w:b/>
          <w:i/>
          <w:color w:val="215868" w:themeColor="accent5" w:themeShade="80"/>
        </w:rPr>
      </w:pPr>
    </w:p>
    <w:p w:rsidR="00CE0D99" w:rsidRPr="00164C11" w:rsidRDefault="00CE0D99" w:rsidP="00CE0D99">
      <w:pPr>
        <w:rPr>
          <w:b/>
          <w:i/>
          <w:color w:val="215868" w:themeColor="accent5" w:themeShade="80"/>
        </w:rPr>
      </w:pPr>
    </w:p>
    <w:p w:rsidR="00CE0D99" w:rsidRPr="00164C11" w:rsidRDefault="00CE0D99" w:rsidP="00CE0D99">
      <w:pPr>
        <w:pStyle w:val="Heading4"/>
        <w:rPr>
          <w:rFonts w:ascii="Calibri" w:hAnsi="Calibri"/>
        </w:rPr>
      </w:pPr>
      <w:proofErr w:type="spellStart"/>
      <w:r w:rsidRPr="00164C11">
        <w:rPr>
          <w:rFonts w:ascii="Calibri" w:hAnsi="Calibri"/>
        </w:rPr>
        <w:t>DeliveryOptionsController</w:t>
      </w:r>
      <w:proofErr w:type="spellEnd"/>
    </w:p>
    <w:tbl>
      <w:tblPr>
        <w:tblStyle w:val="LightList"/>
        <w:tblW w:w="0" w:type="auto"/>
        <w:tblLook w:val="04A0" w:firstRow="1" w:lastRow="0" w:firstColumn="1" w:lastColumn="0" w:noHBand="0" w:noVBand="1"/>
      </w:tblPr>
      <w:tblGrid>
        <w:gridCol w:w="3299"/>
        <w:gridCol w:w="2160"/>
        <w:gridCol w:w="3878"/>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CE0D99" w:rsidRPr="00164C11" w:rsidRDefault="00CE0D99" w:rsidP="00CE0D99">
            <w:pPr>
              <w:rPr>
                <w:rFonts w:cstheme="minorHAnsi"/>
                <w:color w:val="auto"/>
                <w:sz w:val="24"/>
              </w:rPr>
            </w:pPr>
            <w:r w:rsidRPr="00164C11">
              <w:rPr>
                <w:rFonts w:cstheme="minorHAnsi"/>
                <w:sz w:val="24"/>
              </w:rPr>
              <w:t>Method</w:t>
            </w:r>
          </w:p>
        </w:tc>
        <w:tc>
          <w:tcPr>
            <w:tcW w:w="216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78"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Index()</w:t>
            </w:r>
          </w:p>
        </w:tc>
        <w:tc>
          <w:tcPr>
            <w:tcW w:w="216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87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delivery options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Create()</w:t>
            </w:r>
          </w:p>
        </w:tc>
        <w:tc>
          <w:tcPr>
            <w:tcW w:w="216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7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delivery option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DeliveryOption</w:t>
            </w:r>
            <w:proofErr w:type="spellEnd"/>
            <w:r w:rsidRPr="006405BD">
              <w:rPr>
                <w:rFonts w:cs="Calibri"/>
              </w:rPr>
              <w:t xml:space="preserve"> </w:t>
            </w:r>
            <w:proofErr w:type="spellStart"/>
            <w:r w:rsidRPr="006405BD">
              <w:rPr>
                <w:rFonts w:cs="Calibri"/>
              </w:rPr>
              <w:t>deliveryoption</w:t>
            </w:r>
            <w:proofErr w:type="spellEnd"/>
            <w:r w:rsidRPr="006405BD">
              <w:rPr>
                <w:rFonts w:cs="Calibri"/>
              </w:rPr>
              <w:t>)</w:t>
            </w:r>
          </w:p>
        </w:tc>
        <w:tc>
          <w:tcPr>
            <w:tcW w:w="216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
        </w:tc>
        <w:tc>
          <w:tcPr>
            <w:tcW w:w="387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delivery option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216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7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delivery option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w:t>
            </w:r>
            <w:proofErr w:type="spellStart"/>
            <w:r w:rsidRPr="006405BD">
              <w:rPr>
                <w:rFonts w:cs="Calibri"/>
              </w:rPr>
              <w:t>DeliveryOption</w:t>
            </w:r>
            <w:proofErr w:type="spellEnd"/>
            <w:r w:rsidRPr="006405BD">
              <w:rPr>
                <w:rFonts w:cs="Calibri"/>
              </w:rPr>
              <w:t xml:space="preserve"> </w:t>
            </w:r>
            <w:proofErr w:type="spellStart"/>
            <w:r w:rsidRPr="006405BD">
              <w:rPr>
                <w:rFonts w:cs="Calibri"/>
              </w:rPr>
              <w:t>deliveryoption</w:t>
            </w:r>
            <w:proofErr w:type="spellEnd"/>
            <w:r w:rsidRPr="006405BD">
              <w:rPr>
                <w:rFonts w:cs="Calibri"/>
              </w:rPr>
              <w:t>)</w:t>
            </w:r>
          </w:p>
        </w:tc>
        <w:tc>
          <w:tcPr>
            <w:tcW w:w="216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
        </w:tc>
        <w:tc>
          <w:tcPr>
            <w:tcW w:w="387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delivery option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216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7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Remove delivery option based on Delivery Option Id</w:t>
            </w:r>
          </w:p>
        </w:tc>
      </w:tr>
    </w:tbl>
    <w:p w:rsidR="00CE0D99" w:rsidRPr="00164C11" w:rsidRDefault="00CE0D99" w:rsidP="00CE0D99">
      <w:pPr>
        <w:rPr>
          <w:b/>
          <w:i/>
          <w:color w:val="215868" w:themeColor="accent5" w:themeShade="80"/>
        </w:rPr>
      </w:pPr>
    </w:p>
    <w:p w:rsidR="00CE0D99" w:rsidRPr="00164C11" w:rsidRDefault="00CE0D99" w:rsidP="00CE0D99">
      <w:pPr>
        <w:rPr>
          <w:b/>
          <w:i/>
          <w:color w:val="215868" w:themeColor="accent5" w:themeShade="80"/>
        </w:rPr>
      </w:pPr>
      <w:proofErr w:type="spellStart"/>
      <w:r w:rsidRPr="00164C11">
        <w:rPr>
          <w:b/>
          <w:i/>
          <w:color w:val="215868" w:themeColor="accent5" w:themeShade="80"/>
        </w:rPr>
        <w:t>DeliveryPlansController</w:t>
      </w:r>
      <w:proofErr w:type="spellEnd"/>
    </w:p>
    <w:tbl>
      <w:tblPr>
        <w:tblStyle w:val="LightList"/>
        <w:tblW w:w="0" w:type="auto"/>
        <w:tblLook w:val="04A0" w:firstRow="1" w:lastRow="0" w:firstColumn="1" w:lastColumn="0" w:noHBand="0" w:noVBand="1"/>
      </w:tblPr>
      <w:tblGrid>
        <w:gridCol w:w="3968"/>
        <w:gridCol w:w="2008"/>
        <w:gridCol w:w="3361"/>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rsidR="00CE0D99" w:rsidRPr="00164C11" w:rsidRDefault="00CE0D99" w:rsidP="00CE0D99">
            <w:pPr>
              <w:rPr>
                <w:rFonts w:cstheme="minorHAnsi"/>
                <w:color w:val="auto"/>
                <w:sz w:val="24"/>
              </w:rPr>
            </w:pPr>
            <w:r w:rsidRPr="00164C11">
              <w:rPr>
                <w:rFonts w:cstheme="minorHAnsi"/>
                <w:sz w:val="24"/>
              </w:rPr>
              <w:t>Method</w:t>
            </w:r>
          </w:p>
        </w:tc>
        <w:tc>
          <w:tcPr>
            <w:tcW w:w="2066"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533"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b w:val="0"/>
              </w:rPr>
            </w:pPr>
            <w:r w:rsidRPr="006405BD">
              <w:rPr>
                <w:rFonts w:cs="Calibri"/>
              </w:rPr>
              <w:t>Index</w:t>
            </w:r>
            <w:r w:rsidRPr="006405BD">
              <w:rPr>
                <w:rFonts w:cs="Calibri"/>
                <w:b w:val="0"/>
              </w:rPr>
              <w:t>()</w:t>
            </w:r>
          </w:p>
        </w:tc>
        <w:tc>
          <w:tcPr>
            <w:tcW w:w="206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533"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all customer</w:t>
            </w:r>
          </w:p>
        </w:tc>
      </w:tr>
      <w:tr w:rsidR="00CE0D99" w:rsidRPr="006405BD" w:rsidTr="00CE0D99">
        <w:trPr>
          <w:trHeight w:val="241"/>
        </w:trPr>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206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tc>
        <w:tc>
          <w:tcPr>
            <w:tcW w:w="3533"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customer based on Customer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proofErr w:type="spellStart"/>
            <w:r w:rsidRPr="006405BD">
              <w:rPr>
                <w:rFonts w:cs="Calibri"/>
              </w:rPr>
              <w:t>PdfDetails</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206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533"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r w:rsidRPr="006405BD">
              <w:rPr>
                <w:rFonts w:cs="Calibri"/>
              </w:rPr>
              <w:t>Create()</w:t>
            </w:r>
          </w:p>
        </w:tc>
        <w:tc>
          <w:tcPr>
            <w:tcW w:w="206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533"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delivery plan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DeliveryOption</w:t>
            </w:r>
            <w:proofErr w:type="spellEnd"/>
            <w:r w:rsidRPr="006405BD">
              <w:rPr>
                <w:rFonts w:cs="Calibri"/>
              </w:rPr>
              <w:t xml:space="preserve"> </w:t>
            </w:r>
            <w:proofErr w:type="spellStart"/>
            <w:r w:rsidRPr="006405BD">
              <w:rPr>
                <w:rFonts w:cs="Calibri"/>
              </w:rPr>
              <w:t>deliveryoption</w:t>
            </w:r>
            <w:proofErr w:type="spellEnd"/>
            <w:r w:rsidRPr="006405BD">
              <w:rPr>
                <w:rFonts w:cs="Calibri"/>
              </w:rPr>
              <w:t>)</w:t>
            </w:r>
          </w:p>
        </w:tc>
        <w:tc>
          <w:tcPr>
            <w:tcW w:w="206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
        </w:tc>
        <w:tc>
          <w:tcPr>
            <w:tcW w:w="3533"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lastRenderedPageBreak/>
              <w:t>Add new delivery plan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r w:rsidRPr="006405BD">
              <w:rPr>
                <w:rFonts w:cs="Calibri"/>
              </w:rPr>
              <w:lastRenderedPageBreak/>
              <w:t>Assign(</w:t>
            </w:r>
            <w:proofErr w:type="spellStart"/>
            <w:r w:rsidRPr="006405BD">
              <w:rPr>
                <w:rFonts w:cs="Calibri"/>
              </w:rPr>
              <w:t>int</w:t>
            </w:r>
            <w:proofErr w:type="spellEnd"/>
            <w:r w:rsidRPr="006405BD">
              <w:rPr>
                <w:rFonts w:cs="Calibri"/>
              </w:rPr>
              <w:t xml:space="preserve"> </w:t>
            </w:r>
            <w:proofErr w:type="spellStart"/>
            <w:r w:rsidRPr="006405BD">
              <w:rPr>
                <w:rFonts w:cs="Calibri"/>
              </w:rPr>
              <w:t>deliveryPlanId</w:t>
            </w:r>
            <w:proofErr w:type="spellEnd"/>
            <w:r w:rsidRPr="006405BD">
              <w:rPr>
                <w:rFonts w:cs="Calibri"/>
              </w:rPr>
              <w:t xml:space="preserve">, </w:t>
            </w:r>
            <w:proofErr w:type="spellStart"/>
            <w:r w:rsidRPr="006405BD">
              <w:rPr>
                <w:rFonts w:cs="Calibri"/>
              </w:rPr>
              <w:t>Guid</w:t>
            </w:r>
            <w:proofErr w:type="spellEnd"/>
            <w:r w:rsidRPr="006405BD">
              <w:rPr>
                <w:rFonts w:cs="Calibri"/>
              </w:rPr>
              <w:t xml:space="preserve"> </w:t>
            </w:r>
            <w:proofErr w:type="spellStart"/>
            <w:r w:rsidRPr="006405BD">
              <w:rPr>
                <w:rFonts w:cs="Calibri"/>
              </w:rPr>
              <w:t>staffUserId</w:t>
            </w:r>
            <w:proofErr w:type="spellEnd"/>
            <w:r w:rsidRPr="006405BD">
              <w:rPr>
                <w:rFonts w:cs="Calibri"/>
              </w:rPr>
              <w:t>)</w:t>
            </w:r>
          </w:p>
        </w:tc>
        <w:tc>
          <w:tcPr>
            <w:tcW w:w="206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533"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Assign plan to staff for delivering</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proofErr w:type="spellStart"/>
            <w:r w:rsidRPr="006405BD">
              <w:rPr>
                <w:rFonts w:cs="Calibri"/>
              </w:rPr>
              <w:t>GetUnplannedOrdersByCityProvince</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int</w:t>
            </w:r>
            <w:proofErr w:type="spellEnd"/>
            <w:r w:rsidRPr="006405BD">
              <w:rPr>
                <w:rFonts w:cs="Calibri"/>
              </w:rPr>
              <w:t xml:space="preserve">[] </w:t>
            </w:r>
            <w:proofErr w:type="spellStart"/>
            <w:r w:rsidRPr="006405BD">
              <w:rPr>
                <w:rFonts w:cs="Calibri"/>
              </w:rPr>
              <w:t>selectedOrderIds</w:t>
            </w:r>
            <w:proofErr w:type="spellEnd"/>
            <w:r w:rsidRPr="006405BD">
              <w:rPr>
                <w:rFonts w:cs="Calibri"/>
              </w:rPr>
              <w:t>)</w:t>
            </w:r>
          </w:p>
        </w:tc>
        <w:tc>
          <w:tcPr>
            <w:tcW w:w="206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
        </w:tc>
        <w:tc>
          <w:tcPr>
            <w:tcW w:w="3533"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Get unplanned orders by city/province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proofErr w:type="spellStart"/>
            <w:r w:rsidRPr="006405BD">
              <w:rPr>
                <w:rFonts w:cs="Calibri"/>
              </w:rPr>
              <w:t>GetUnplannedOrdersByDistrict</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int</w:t>
            </w:r>
            <w:proofErr w:type="spellEnd"/>
            <w:r w:rsidRPr="006405BD">
              <w:rPr>
                <w:rFonts w:cs="Calibri"/>
              </w:rPr>
              <w:t xml:space="preserve">[] </w:t>
            </w:r>
            <w:proofErr w:type="spellStart"/>
            <w:r w:rsidRPr="006405BD">
              <w:rPr>
                <w:rFonts w:cs="Calibri"/>
              </w:rPr>
              <w:t>selectedOrderIds</w:t>
            </w:r>
            <w:proofErr w:type="spellEnd"/>
            <w:r w:rsidRPr="006405BD">
              <w:rPr>
                <w:rFonts w:cs="Calibri"/>
              </w:rPr>
              <w:t>)</w:t>
            </w:r>
          </w:p>
        </w:tc>
        <w:tc>
          <w:tcPr>
            <w:tcW w:w="206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533"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unplanned orders by district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proofErr w:type="spellStart"/>
            <w:r w:rsidRPr="006405BD">
              <w:rPr>
                <w:rFonts w:cs="Calibri"/>
              </w:rPr>
              <w:t>GetUnplannedOrdersByWard</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int</w:t>
            </w:r>
            <w:proofErr w:type="spellEnd"/>
            <w:r w:rsidRPr="006405BD">
              <w:rPr>
                <w:rFonts w:cs="Calibri"/>
              </w:rPr>
              <w:t xml:space="preserve">[] </w:t>
            </w:r>
            <w:proofErr w:type="spellStart"/>
            <w:r w:rsidRPr="006405BD">
              <w:rPr>
                <w:rFonts w:cs="Calibri"/>
              </w:rPr>
              <w:t>selectedOrderIds</w:t>
            </w:r>
            <w:proofErr w:type="spellEnd"/>
            <w:r w:rsidRPr="006405BD">
              <w:rPr>
                <w:rFonts w:cs="Calibri"/>
              </w:rPr>
              <w:t>)</w:t>
            </w:r>
          </w:p>
        </w:tc>
        <w:tc>
          <w:tcPr>
            <w:tcW w:w="206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
        </w:tc>
        <w:tc>
          <w:tcPr>
            <w:tcW w:w="3533"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Get unplanned orders by ward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proofErr w:type="spellStart"/>
            <w:r w:rsidRPr="006405BD">
              <w:rPr>
                <w:rFonts w:cs="Calibri"/>
              </w:rPr>
              <w:t>MarkAsFinished</w:t>
            </w:r>
            <w:proofErr w:type="spellEnd"/>
            <w:r w:rsidRPr="006405BD">
              <w:rPr>
                <w:rFonts w:cs="Calibri"/>
              </w:rPr>
              <w:t>(</w:t>
            </w:r>
            <w:proofErr w:type="spellStart"/>
            <w:r w:rsidRPr="006405BD">
              <w:rPr>
                <w:rFonts w:cs="Calibri"/>
              </w:rPr>
              <w:t>int</w:t>
            </w:r>
            <w:proofErr w:type="spellEnd"/>
            <w:r w:rsidRPr="006405BD">
              <w:rPr>
                <w:rFonts w:cs="Calibri"/>
              </w:rPr>
              <w:t xml:space="preserve"> id, </w:t>
            </w:r>
            <w:proofErr w:type="spellStart"/>
            <w:r w:rsidRPr="006405BD">
              <w:rPr>
                <w:rFonts w:cs="Calibri"/>
              </w:rPr>
              <w:t>bool</w:t>
            </w:r>
            <w:proofErr w:type="spellEnd"/>
            <w:r w:rsidRPr="006405BD">
              <w:rPr>
                <w:rFonts w:cs="Calibri"/>
              </w:rPr>
              <w:t xml:space="preserve"> </w:t>
            </w:r>
            <w:proofErr w:type="spellStart"/>
            <w:r w:rsidRPr="006405BD">
              <w:rPr>
                <w:rFonts w:cs="Calibri"/>
              </w:rPr>
              <w:t>removeUnfinishedOrders</w:t>
            </w:r>
            <w:proofErr w:type="spellEnd"/>
            <w:r w:rsidRPr="006405BD">
              <w:rPr>
                <w:rFonts w:cs="Calibri"/>
              </w:rPr>
              <w:t>)</w:t>
            </w:r>
          </w:p>
        </w:tc>
        <w:tc>
          <w:tcPr>
            <w:tcW w:w="206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533"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Mark a collection plan as finished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r w:rsidRPr="006405BD">
              <w:rPr>
                <w:rFonts w:cs="Calibri"/>
              </w:rPr>
              <w:t>Cancel(</w:t>
            </w:r>
            <w:proofErr w:type="spellStart"/>
            <w:r w:rsidRPr="006405BD">
              <w:rPr>
                <w:rFonts w:cs="Calibri"/>
              </w:rPr>
              <w:t>int</w:t>
            </w:r>
            <w:proofErr w:type="spellEnd"/>
            <w:r w:rsidRPr="006405BD">
              <w:rPr>
                <w:rFonts w:cs="Calibri"/>
              </w:rPr>
              <w:t xml:space="preserve"> id)</w:t>
            </w:r>
          </w:p>
        </w:tc>
        <w:tc>
          <w:tcPr>
            <w:tcW w:w="206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533"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Cancel collection plan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977" w:type="dxa"/>
          </w:tcPr>
          <w:p w:rsidR="00CE0D99" w:rsidRPr="006405BD" w:rsidRDefault="00CE0D99" w:rsidP="00CE0D99">
            <w:pPr>
              <w:autoSpaceDE w:val="0"/>
              <w:autoSpaceDN w:val="0"/>
              <w:adjustRightInd w:val="0"/>
              <w:rPr>
                <w:rFonts w:cs="Calibri"/>
              </w:rPr>
            </w:pPr>
            <w:proofErr w:type="spellStart"/>
            <w:r w:rsidRPr="006405BD">
              <w:rPr>
                <w:rFonts w:cs="Calibri"/>
              </w:rPr>
              <w:t>RecalculateRoute</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206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533"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Recalculate the route for delivery plan</w:t>
            </w:r>
          </w:p>
        </w:tc>
      </w:tr>
    </w:tbl>
    <w:p w:rsidR="00CE0D99" w:rsidRPr="00164C11" w:rsidRDefault="00CE0D99" w:rsidP="00CE0D99">
      <w:pPr>
        <w:rPr>
          <w:b/>
          <w:i/>
          <w:color w:val="215868" w:themeColor="accent5" w:themeShade="80"/>
        </w:rPr>
      </w:pPr>
    </w:p>
    <w:p w:rsidR="00CE0D99" w:rsidRPr="00164C11" w:rsidRDefault="00CE0D99" w:rsidP="00CE0D99">
      <w:pPr>
        <w:pStyle w:val="Heading4"/>
        <w:rPr>
          <w:rFonts w:ascii="Calibri" w:hAnsi="Calibri"/>
        </w:rPr>
      </w:pPr>
      <w:proofErr w:type="spellStart"/>
      <w:r w:rsidRPr="00164C11">
        <w:rPr>
          <w:rFonts w:ascii="Calibri" w:hAnsi="Calibri"/>
        </w:rPr>
        <w:t>DistrictController</w:t>
      </w:r>
      <w:proofErr w:type="spellEnd"/>
    </w:p>
    <w:tbl>
      <w:tblPr>
        <w:tblStyle w:val="LightList"/>
        <w:tblW w:w="0" w:type="auto"/>
        <w:tblLook w:val="04A0" w:firstRow="1" w:lastRow="0" w:firstColumn="1" w:lastColumn="0" w:noHBand="0" w:noVBand="1"/>
      </w:tblPr>
      <w:tblGrid>
        <w:gridCol w:w="3438"/>
        <w:gridCol w:w="1890"/>
        <w:gridCol w:w="400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00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districts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Create()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district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(District district)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district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district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(District district)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district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GetDistrictsOfCityProvince</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Use to get districts of city/province based on City/Province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district based on District Id</w:t>
            </w:r>
          </w:p>
        </w:tc>
      </w:tr>
    </w:tbl>
    <w:p w:rsidR="00CE0D99" w:rsidRPr="00164C11" w:rsidRDefault="00CE0D99" w:rsidP="00CE0D99">
      <w:pPr>
        <w:rPr>
          <w:b/>
          <w:i/>
          <w:color w:val="215868" w:themeColor="accent5" w:themeShade="80"/>
        </w:rPr>
      </w:pPr>
    </w:p>
    <w:p w:rsidR="00CE0D99" w:rsidRPr="00164C11" w:rsidRDefault="00CE0D99" w:rsidP="00CE0D99">
      <w:pPr>
        <w:rPr>
          <w:b/>
          <w:i/>
          <w:color w:val="548DD4" w:themeColor="text2" w:themeTint="99"/>
        </w:rPr>
      </w:pPr>
      <w:proofErr w:type="spellStart"/>
      <w:r w:rsidRPr="00164C11">
        <w:rPr>
          <w:b/>
          <w:i/>
          <w:color w:val="548DD4" w:themeColor="text2" w:themeTint="99"/>
        </w:rPr>
        <w:t>HomeController</w:t>
      </w:r>
      <w:proofErr w:type="spellEnd"/>
    </w:p>
    <w:tbl>
      <w:tblPr>
        <w:tblStyle w:val="LightList"/>
        <w:tblW w:w="0" w:type="auto"/>
        <w:tblLook w:val="04A0" w:firstRow="1" w:lastRow="0" w:firstColumn="1" w:lastColumn="0" w:noHBand="0" w:noVBand="1"/>
      </w:tblPr>
      <w:tblGrid>
        <w:gridCol w:w="3105"/>
        <w:gridCol w:w="3113"/>
        <w:gridCol w:w="3119"/>
      </w:tblGrid>
      <w:tr w:rsidR="00CE0D99"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Redirect to appropriate page</w:t>
            </w:r>
          </w:p>
        </w:tc>
      </w:tr>
    </w:tbl>
    <w:p w:rsidR="00CE0D99" w:rsidRPr="00CA2F39" w:rsidRDefault="00CE0D99" w:rsidP="00CE0D99">
      <w:pPr>
        <w:rPr>
          <w:color w:val="548DD4" w:themeColor="text2" w:themeTint="99"/>
        </w:rPr>
      </w:pPr>
    </w:p>
    <w:p w:rsidR="00CE0D99" w:rsidRPr="00164C11" w:rsidRDefault="00CE0D99" w:rsidP="00CE0D99">
      <w:pPr>
        <w:rPr>
          <w:b/>
          <w:i/>
          <w:color w:val="548DD4" w:themeColor="text2" w:themeTint="99"/>
        </w:rPr>
      </w:pPr>
      <w:proofErr w:type="spellStart"/>
      <w:r w:rsidRPr="00164C11">
        <w:rPr>
          <w:b/>
          <w:i/>
          <w:color w:val="548DD4" w:themeColor="text2" w:themeTint="99"/>
        </w:rPr>
        <w:lastRenderedPageBreak/>
        <w:t>HubController</w:t>
      </w:r>
      <w:proofErr w:type="spellEnd"/>
    </w:p>
    <w:tbl>
      <w:tblPr>
        <w:tblStyle w:val="LightList"/>
        <w:tblW w:w="0" w:type="auto"/>
        <w:tblLook w:val="04A0" w:firstRow="1" w:lastRow="0" w:firstColumn="1" w:lastColumn="0" w:noHBand="0" w:noVBand="1"/>
      </w:tblPr>
      <w:tblGrid>
        <w:gridCol w:w="3438"/>
        <w:gridCol w:w="1890"/>
        <w:gridCol w:w="400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00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hubs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Create()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hub</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(Hub hub)</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hub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hub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(Hub hub)</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hub’s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Update hub’s location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HAnsi" w:cs="Calibri"/>
              </w:rPr>
            </w:pPr>
            <w:r w:rsidRPr="006405BD">
              <w:rPr>
                <w:rFonts w:cs="Calibri"/>
              </w:rPr>
              <w:t>Remove hub based on hub Id</w:t>
            </w:r>
          </w:p>
        </w:tc>
      </w:tr>
    </w:tbl>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roofErr w:type="spellStart"/>
      <w:r w:rsidRPr="00164C11">
        <w:rPr>
          <w:b/>
          <w:i/>
          <w:color w:val="548DD4" w:themeColor="text2" w:themeTint="99"/>
        </w:rPr>
        <w:t>ItemsController</w:t>
      </w:r>
      <w:proofErr w:type="spellEnd"/>
    </w:p>
    <w:tbl>
      <w:tblPr>
        <w:tblStyle w:val="LightList"/>
        <w:tblW w:w="0" w:type="auto"/>
        <w:tblLook w:val="04A0" w:firstRow="1" w:lastRow="0" w:firstColumn="1" w:lastColumn="0" w:noHBand="0" w:noVBand="1"/>
      </w:tblPr>
      <w:tblGrid>
        <w:gridCol w:w="3438"/>
        <w:gridCol w:w="1890"/>
        <w:gridCol w:w="400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00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Create(</w:t>
            </w:r>
            <w:proofErr w:type="spellStart"/>
            <w:r w:rsidRPr="006405BD">
              <w:rPr>
                <w:rFonts w:cs="Calibri"/>
              </w:rPr>
              <w:t>int</w:t>
            </w:r>
            <w:proofErr w:type="spellEnd"/>
            <w:r w:rsidRPr="006405BD">
              <w:rPr>
                <w:rFonts w:cs="Calibri"/>
              </w:rPr>
              <w:t xml:space="preserve"> </w:t>
            </w:r>
            <w:proofErr w:type="spellStart"/>
            <w:r w:rsidRPr="006405BD">
              <w:rPr>
                <w:rFonts w:cs="Calibri"/>
              </w:rPr>
              <w:t>orderId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create new item</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(Item item)</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item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 xml:space="preserve">Display form for edit </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(Item item)</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Update new item’s information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Cancel(</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Cancel this item</w:t>
            </w:r>
          </w:p>
        </w:tc>
      </w:tr>
    </w:tbl>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pStyle w:val="Heading4"/>
        <w:rPr>
          <w:rFonts w:ascii="Calibri" w:hAnsi="Calibri"/>
        </w:rPr>
      </w:pPr>
      <w:proofErr w:type="spellStart"/>
      <w:r w:rsidRPr="00164C11">
        <w:rPr>
          <w:rFonts w:ascii="Calibri" w:hAnsi="Calibri"/>
        </w:rPr>
        <w:t>OrderPaymentTypesController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order payment types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Create()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order payment type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OrderPaymentType</w:t>
            </w:r>
            <w:proofErr w:type="spellEnd"/>
            <w:r w:rsidRPr="006405BD">
              <w:rPr>
                <w:rFonts w:cs="Calibri"/>
              </w:rPr>
              <w:t xml:space="preserve"> </w:t>
            </w:r>
            <w:proofErr w:type="spellStart"/>
            <w:r w:rsidRPr="006405BD">
              <w:rPr>
                <w:rFonts w:cs="Calibri"/>
              </w:rPr>
              <w:t>orderpaymenttype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order payment type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lastRenderedPageBreak/>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order payment type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spacing w:after="200"/>
              <w:rPr>
                <w:rFonts w:cs="Calibri"/>
              </w:rPr>
            </w:pPr>
            <w:proofErr w:type="spellStart"/>
            <w:r w:rsidRPr="006405BD">
              <w:rPr>
                <w:rFonts w:cs="Calibri"/>
              </w:rPr>
              <w:t>ConfirmEdit</w:t>
            </w:r>
            <w:proofErr w:type="spellEnd"/>
            <w:r w:rsidRPr="006405BD">
              <w:rPr>
                <w:rFonts w:cs="Calibri"/>
              </w:rPr>
              <w:t>(</w:t>
            </w:r>
            <w:proofErr w:type="spellStart"/>
            <w:r w:rsidRPr="006405BD">
              <w:rPr>
                <w:rFonts w:cs="Calibri"/>
              </w:rPr>
              <w:t>OrderPaymentType</w:t>
            </w:r>
            <w:proofErr w:type="spellEnd"/>
            <w:r w:rsidRPr="006405BD">
              <w:rPr>
                <w:rFonts w:cs="Calibri"/>
              </w:rPr>
              <w:t xml:space="preserve"> </w:t>
            </w:r>
            <w:proofErr w:type="spellStart"/>
            <w:r w:rsidRPr="006405BD">
              <w:rPr>
                <w:rFonts w:cs="Calibri"/>
              </w:rPr>
              <w:t>orderpaymenttype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order payment type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delete order payment type information</w:t>
            </w:r>
          </w:p>
        </w:tc>
      </w:tr>
    </w:tbl>
    <w:p w:rsidR="00CE0D99" w:rsidRPr="00164C11" w:rsidRDefault="00CE0D99" w:rsidP="00CE0D99">
      <w:pPr>
        <w:rPr>
          <w:b/>
          <w:i/>
          <w:color w:val="548DD4" w:themeColor="text2" w:themeTint="99"/>
        </w:rPr>
      </w:pPr>
    </w:p>
    <w:p w:rsidR="00CE0D99" w:rsidRPr="00164C11" w:rsidRDefault="00CE0D99" w:rsidP="00CE0D99">
      <w:pPr>
        <w:pStyle w:val="Heading4"/>
        <w:rPr>
          <w:rFonts w:ascii="Calibri" w:hAnsi="Calibri"/>
        </w:rPr>
      </w:pPr>
      <w:proofErr w:type="spellStart"/>
      <w:r w:rsidRPr="00164C11">
        <w:rPr>
          <w:rFonts w:ascii="Calibri" w:hAnsi="Calibri"/>
        </w:rPr>
        <w:t>OrdersController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orders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detail of an order based on Order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Create(</w:t>
            </w:r>
            <w:proofErr w:type="spellStart"/>
            <w:r w:rsidRPr="006405BD">
              <w:rPr>
                <w:rFonts w:cs="Calibri"/>
              </w:rPr>
              <w:t>int</w:t>
            </w:r>
            <w:proofErr w:type="spellEnd"/>
            <w:r w:rsidRPr="006405BD">
              <w:rPr>
                <w:rFonts w:cs="Calibri"/>
              </w:rPr>
              <w:t xml:space="preserve"> </w:t>
            </w:r>
            <w:proofErr w:type="spellStart"/>
            <w:r w:rsidRPr="006405BD">
              <w:rPr>
                <w:rFonts w:cs="Calibri"/>
              </w:rPr>
              <w:t>requestId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create new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(Order order)</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order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 order’s information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(Order order)</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order’s information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Cancel(</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Cancel this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Approve()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Approve this order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Reject(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Reject this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Disapprove(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Disapprove this order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MarkAsDelivered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Mark this order as delivered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MarkAsReturned</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Mark this order as returned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Update location of this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RemoveFromDeliveryPlan</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Remove this order from delivery plan</w:t>
            </w:r>
          </w:p>
        </w:tc>
      </w:tr>
    </w:tbl>
    <w:p w:rsidR="00CE0D99" w:rsidRPr="00164C11" w:rsidRDefault="00CE0D99" w:rsidP="00CE0D99">
      <w:pPr>
        <w:rPr>
          <w:b/>
          <w:i/>
          <w:color w:val="548DD4" w:themeColor="text2" w:themeTint="99"/>
        </w:rPr>
      </w:pPr>
      <w:proofErr w:type="spellStart"/>
      <w:r w:rsidRPr="00164C11">
        <w:rPr>
          <w:b/>
          <w:i/>
          <w:color w:val="548DD4" w:themeColor="text2" w:themeTint="99"/>
        </w:rPr>
        <w:t>RequestController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requests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lastRenderedPageBreak/>
              <w:t>Details(</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detail of a request based on Request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Create(</w:t>
            </w:r>
            <w:proofErr w:type="spellStart"/>
            <w:r w:rsidRPr="006405BD">
              <w:rPr>
                <w:rFonts w:cs="Calibri"/>
              </w:rPr>
              <w:t>int</w:t>
            </w:r>
            <w:proofErr w:type="spellEnd"/>
            <w:r w:rsidRPr="006405BD">
              <w:rPr>
                <w:rFonts w:cs="Calibri"/>
              </w:rPr>
              <w:t xml:space="preserve"> </w:t>
            </w:r>
            <w:proofErr w:type="spellStart"/>
            <w:r w:rsidRPr="006405BD">
              <w:rPr>
                <w:rFonts w:cs="Calibri"/>
              </w:rPr>
              <w:t>requestId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create new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int</w:t>
            </w:r>
            <w:proofErr w:type="spellEnd"/>
            <w:r w:rsidRPr="006405BD">
              <w:rPr>
                <w:rFonts w:cs="Calibri"/>
              </w:rPr>
              <w:t xml:space="preserve"> </w:t>
            </w:r>
            <w:proofErr w:type="spellStart"/>
            <w:r w:rsidRPr="006405BD">
              <w:rPr>
                <w:rFonts w:cs="Calibri"/>
              </w:rPr>
              <w:t>CustomerId</w:t>
            </w:r>
            <w:proofErr w:type="spellEnd"/>
            <w:r w:rsidRPr="006405BD">
              <w:rPr>
                <w:rFonts w:cs="Calibri"/>
              </w:rPr>
              <w:t xml:space="preserve">, </w:t>
            </w:r>
            <w:proofErr w:type="spellStart"/>
            <w:r w:rsidRPr="006405BD">
              <w:rPr>
                <w:rFonts w:cs="Calibri"/>
              </w:rPr>
              <w:t>int</w:t>
            </w:r>
            <w:proofErr w:type="spellEnd"/>
            <w:r w:rsidRPr="006405BD">
              <w:rPr>
                <w:rFonts w:cs="Calibri"/>
              </w:rPr>
              <w:t xml:space="preserve"> </w:t>
            </w:r>
            <w:proofErr w:type="spellStart"/>
            <w:r w:rsidRPr="006405BD">
              <w:rPr>
                <w:rFonts w:cs="Calibri"/>
              </w:rPr>
              <w:t>CollectionAddressId</w:t>
            </w:r>
            <w:proofErr w:type="spellEnd"/>
            <w:r w:rsidRPr="006405BD">
              <w:rPr>
                <w:rFonts w:cs="Calibri"/>
              </w:rPr>
              <w:t xml:space="preserve">, string Note, </w:t>
            </w:r>
            <w:proofErr w:type="spellStart"/>
            <w:r w:rsidRPr="006405BD">
              <w:rPr>
                <w:rFonts w:cs="Calibri"/>
              </w:rPr>
              <w:t>HttpPostedFileBase</w:t>
            </w:r>
            <w:proofErr w:type="spellEnd"/>
            <w:r w:rsidRPr="006405BD">
              <w:rPr>
                <w:rFonts w:cs="Calibri"/>
              </w:rPr>
              <w:t xml:space="preserve"> </w:t>
            </w:r>
            <w:proofErr w:type="spellStart"/>
            <w:r w:rsidRPr="006405BD">
              <w:rPr>
                <w:rFonts w:cs="Calibri"/>
              </w:rPr>
              <w:t>excelFile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request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AddOrders</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Orders to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Submit(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 xml:space="preserve">Submit this request </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RemoveFromDeliveryPlan</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this order from delivery plan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GetTotalFee</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total fee of this request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ApproveOrders</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Approve orders of this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Approve(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Approve this request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Reject(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Reject this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rPr>
                <w:rFonts w:cs="Calibri"/>
              </w:rPr>
            </w:pPr>
            <w:r w:rsidRPr="006405BD">
              <w:rPr>
                <w:rFonts w:cs="Calibri"/>
              </w:rPr>
              <w:t>Cancel(</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Cancel this request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MarkAsCollected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Mark this request as collected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Update location of this request</w:t>
            </w:r>
          </w:p>
        </w:tc>
      </w:tr>
    </w:tbl>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roofErr w:type="spellStart"/>
      <w:r w:rsidRPr="00164C11">
        <w:rPr>
          <w:b/>
          <w:i/>
          <w:color w:val="548DD4" w:themeColor="text2" w:themeTint="99"/>
        </w:rPr>
        <w:t>UserController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users table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LoadUser</w:t>
            </w:r>
            <w:proofErr w:type="spellEnd"/>
            <w:r w:rsidRPr="006405BD">
              <w:rPr>
                <w:rFonts w:cs="Calibri"/>
              </w:rPr>
              <w:t xml:space="preserve">(string </w:t>
            </w:r>
            <w:proofErr w:type="spellStart"/>
            <w:r w:rsidRPr="006405BD">
              <w:rPr>
                <w:rFonts w:cs="Calibri"/>
              </w:rPr>
              <w:t>searchUser</w:t>
            </w:r>
            <w:proofErr w:type="spellEnd"/>
            <w:r w:rsidRPr="006405BD">
              <w:rPr>
                <w:rFonts w:cs="Calibri"/>
              </w:rPr>
              <w:t xml:space="preserve">, string </w:t>
            </w:r>
            <w:proofErr w:type="spellStart"/>
            <w:r w:rsidRPr="006405BD">
              <w:rPr>
                <w:rFonts w:cs="Calibri"/>
              </w:rPr>
              <w:t>roleName</w:t>
            </w:r>
            <w:proofErr w:type="spellEnd"/>
            <w:r w:rsidRPr="006405BD">
              <w:rPr>
                <w:rFonts w:cs="Calibri"/>
              </w:rPr>
              <w:t xml:space="preserve">, </w:t>
            </w:r>
            <w:proofErr w:type="spellStart"/>
            <w:r w:rsidRPr="006405BD">
              <w:rPr>
                <w:rFonts w:cs="Calibri"/>
              </w:rPr>
              <w:t>JQueryDataTableParamModel</w:t>
            </w:r>
            <w:proofErr w:type="spellEnd"/>
            <w:r w:rsidRPr="006405BD">
              <w:rPr>
                <w:rFonts w:cs="Calibri"/>
              </w:rPr>
              <w:t xml:space="preserve"> </w:t>
            </w:r>
            <w:proofErr w:type="spellStart"/>
            <w:r w:rsidRPr="006405BD">
              <w:rPr>
                <w:rFonts w:cs="Calibri"/>
              </w:rPr>
              <w:t>param</w:t>
            </w:r>
            <w:proofErr w:type="spellEnd"/>
            <w:r w:rsidRPr="006405BD">
              <w:rPr>
                <w:rFonts w:cs="Calibri"/>
              </w:rPr>
              <w:t xml:space="preserve">, </w:t>
            </w:r>
            <w:proofErr w:type="spellStart"/>
            <w:r w:rsidRPr="006405BD">
              <w:rPr>
                <w:rFonts w:cs="Calibri"/>
              </w:rPr>
              <w:t>bool</w:t>
            </w:r>
            <w:proofErr w:type="spellEnd"/>
            <w:r w:rsidRPr="006405BD">
              <w:rPr>
                <w:rFonts w:cs="Calibri"/>
              </w:rPr>
              <w:t xml:space="preserve"> </w:t>
            </w:r>
            <w:proofErr w:type="spellStart"/>
            <w:r w:rsidRPr="006405BD">
              <w:rPr>
                <w:rFonts w:cs="Calibri"/>
              </w:rPr>
              <w:t>showDisabledUsers</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List all users based on parameter or list all active user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getRoleUserList</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string</w:t>
            </w:r>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Get roles of users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getCustomerName</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string</w:t>
            </w:r>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customer name of users</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ResetPassword</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Reset password of this user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Update(string username)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update user role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lastRenderedPageBreak/>
              <w:t>UpdateUserRole</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Update user role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DeleteUser</w:t>
            </w:r>
            <w:proofErr w:type="spellEnd"/>
            <w:r w:rsidRPr="006405BD">
              <w:rPr>
                <w:rFonts w:cs="Calibri"/>
              </w:rPr>
              <w:t xml:space="preserve">(string username, string </w:t>
            </w:r>
            <w:proofErr w:type="spellStart"/>
            <w:r w:rsidRPr="006405BD">
              <w:rPr>
                <w:rFonts w:cs="Calibri"/>
              </w:rPr>
              <w:t>rolename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Disable/enable user</w:t>
            </w:r>
          </w:p>
        </w:tc>
      </w:tr>
    </w:tbl>
    <w:p w:rsidR="00CE0D99" w:rsidRPr="00164C11" w:rsidRDefault="00CE0D99" w:rsidP="00CE0D99">
      <w:pPr>
        <w:rPr>
          <w:b/>
          <w:i/>
          <w:color w:val="548DD4" w:themeColor="text2" w:themeTint="99"/>
        </w:rPr>
      </w:pPr>
    </w:p>
    <w:p w:rsidR="00CE0D99" w:rsidRPr="00164C11" w:rsidRDefault="00CE0D99" w:rsidP="00CE0D99">
      <w:pPr>
        <w:pStyle w:val="Heading4"/>
        <w:rPr>
          <w:rFonts w:ascii="Calibri" w:hAnsi="Calibri"/>
        </w:rPr>
      </w:pPr>
      <w:proofErr w:type="spellStart"/>
      <w:r w:rsidRPr="00164C11">
        <w:rPr>
          <w:rFonts w:ascii="Calibri" w:hAnsi="Calibri"/>
        </w:rPr>
        <w:t>WardController</w:t>
      </w:r>
      <w:proofErr w:type="spellEnd"/>
    </w:p>
    <w:tbl>
      <w:tblPr>
        <w:tblStyle w:val="LightList"/>
        <w:tblW w:w="0" w:type="auto"/>
        <w:tblLook w:val="04A0" w:firstRow="1" w:lastRow="0" w:firstColumn="1" w:lastColumn="0" w:noHBand="0" w:noVBand="1"/>
      </w:tblPr>
      <w:tblGrid>
        <w:gridCol w:w="3119"/>
        <w:gridCol w:w="2070"/>
        <w:gridCol w:w="4148"/>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164C11" w:rsidRDefault="00CE0D99" w:rsidP="00CE0D99">
            <w:pPr>
              <w:rPr>
                <w:rFonts w:cstheme="minorHAnsi"/>
                <w:color w:val="auto"/>
                <w:sz w:val="24"/>
              </w:rPr>
            </w:pPr>
            <w:r w:rsidRPr="00164C11">
              <w:rPr>
                <w:rFonts w:cstheme="minorHAnsi"/>
                <w:sz w:val="24"/>
              </w:rPr>
              <w:t>Method</w:t>
            </w:r>
          </w:p>
        </w:tc>
        <w:tc>
          <w:tcPr>
            <w:tcW w:w="207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148"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Index()</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wards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Create()</w:t>
            </w:r>
          </w:p>
        </w:tc>
        <w:tc>
          <w:tcPr>
            <w:tcW w:w="207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ward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(Ward ward)</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ward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207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ward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(Ward ward)</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ward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proofErr w:type="spellStart"/>
            <w:r w:rsidRPr="006405BD">
              <w:rPr>
                <w:rFonts w:cs="Calibri"/>
              </w:rPr>
              <w:t>GetWardsOfDistrict</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207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Use to get wards of district based on District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this ward</w:t>
            </w:r>
          </w:p>
        </w:tc>
      </w:tr>
    </w:tbl>
    <w:p w:rsidR="00CE0D99" w:rsidRPr="006405BD" w:rsidRDefault="00CE0D99" w:rsidP="00CE0D99">
      <w:pPr>
        <w:rPr>
          <w:rFonts w:cs="Calibri"/>
          <w:b/>
          <w:i/>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616F99" w:rsidRPr="00B337EB" w:rsidRDefault="007D1251">
      <w:pPr>
        <w:spacing w:after="0" w:line="240" w:lineRule="auto"/>
        <w:rPr>
          <w:color w:val="000000" w:themeColor="text1"/>
        </w:rPr>
      </w:pPr>
      <w:r w:rsidRPr="00EC5409">
        <w:rPr>
          <w:color w:val="000000" w:themeColor="text1"/>
        </w:rPr>
        <w:br w:type="page"/>
      </w:r>
    </w:p>
    <w:p w:rsidR="00616F99" w:rsidRPr="00EC5409" w:rsidRDefault="00E66DBD" w:rsidP="006748A4">
      <w:pPr>
        <w:pStyle w:val="Heading1"/>
        <w:numPr>
          <w:ilvl w:val="1"/>
          <w:numId w:val="4"/>
        </w:numPr>
        <w:rPr>
          <w:rFonts w:ascii="Calibri" w:hAnsi="Calibri"/>
        </w:rPr>
      </w:pPr>
      <w:r>
        <w:rPr>
          <w:rFonts w:ascii="Calibri" w:hAnsi="Calibri"/>
        </w:rPr>
        <w:lastRenderedPageBreak/>
        <w:t xml:space="preserve"> </w:t>
      </w:r>
      <w:r w:rsidR="007D1251" w:rsidRPr="00EC5409">
        <w:rPr>
          <w:rFonts w:ascii="Calibri" w:hAnsi="Calibri"/>
        </w:rPr>
        <w:t>Sequence Diagrams</w:t>
      </w:r>
    </w:p>
    <w:p w:rsidR="00CE0D99" w:rsidRDefault="00CE0D99" w:rsidP="00791BCB">
      <w:pPr>
        <w:pStyle w:val="Heading4"/>
      </w:pPr>
      <w:r w:rsidRPr="00DE3D59">
        <w:t>Create Request</w:t>
      </w:r>
    </w:p>
    <w:p w:rsidR="00CE0D99" w:rsidRDefault="00CE0D99" w:rsidP="00CE0D99">
      <w:r>
        <w:rPr>
          <w:noProof/>
          <w:lang w:eastAsia="ja-JP"/>
        </w:rPr>
        <w:drawing>
          <wp:inline distT="0" distB="0" distL="0" distR="0" wp14:anchorId="2D6E8BB1" wp14:editId="04F1D52E">
            <wp:extent cx="5731510" cy="293428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31510" cy="2934284"/>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t>Add New Order</w:t>
      </w:r>
    </w:p>
    <w:p w:rsidR="00CE0D99" w:rsidRDefault="00CE0D99" w:rsidP="00CE0D99">
      <w:r>
        <w:rPr>
          <w:noProof/>
          <w:lang w:eastAsia="ja-JP"/>
        </w:rPr>
        <w:drawing>
          <wp:inline distT="0" distB="0" distL="0" distR="0" wp14:anchorId="4C8BEAF3" wp14:editId="2EC150AF">
            <wp:extent cx="5731510" cy="2946744"/>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2946744"/>
                    </a:xfrm>
                    <a:prstGeom prst="rect">
                      <a:avLst/>
                    </a:prstGeom>
                    <a:noFill/>
                    <a:ln w="9525">
                      <a:noFill/>
                      <a:miter lim="800000"/>
                      <a:headEnd/>
                      <a:tailEnd/>
                    </a:ln>
                  </pic:spPr>
                </pic:pic>
              </a:graphicData>
            </a:graphic>
          </wp:inline>
        </w:drawing>
      </w:r>
    </w:p>
    <w:p w:rsidR="00CE0D99" w:rsidRDefault="00CE0D99" w:rsidP="00CE0D99"/>
    <w:p w:rsidR="00CE0D99" w:rsidRDefault="00CE0D99" w:rsidP="00CE0D99"/>
    <w:p w:rsidR="00CE0D99" w:rsidRDefault="00CE0D99" w:rsidP="00CE0D99"/>
    <w:p w:rsidR="00CE0D99" w:rsidRDefault="00CE0D99" w:rsidP="00CE0D99"/>
    <w:p w:rsidR="00CE0D99" w:rsidRDefault="00CE0D99" w:rsidP="00791BCB">
      <w:pPr>
        <w:pStyle w:val="Heading4"/>
      </w:pPr>
      <w:r w:rsidRPr="00DE3D59">
        <w:lastRenderedPageBreak/>
        <w:t>Edit Order</w:t>
      </w:r>
    </w:p>
    <w:p w:rsidR="00CE0D99" w:rsidRDefault="00CE0D99" w:rsidP="00791BCB">
      <w:pPr>
        <w:pStyle w:val="Heading4"/>
      </w:pPr>
      <w:r>
        <w:rPr>
          <w:noProof/>
          <w:lang w:eastAsia="ja-JP"/>
        </w:rPr>
        <w:drawing>
          <wp:inline distT="0" distB="0" distL="0" distR="0" wp14:anchorId="49410C56" wp14:editId="5F831303">
            <wp:extent cx="5731510" cy="281846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731510" cy="2818465"/>
                    </a:xfrm>
                    <a:prstGeom prst="rect">
                      <a:avLst/>
                    </a:prstGeom>
                    <a:noFill/>
                    <a:ln w="9525">
                      <a:noFill/>
                      <a:miter lim="800000"/>
                      <a:headEnd/>
                      <a:tailEnd/>
                    </a:ln>
                  </pic:spPr>
                </pic:pic>
              </a:graphicData>
            </a:graphic>
          </wp:inline>
        </w:drawing>
      </w:r>
    </w:p>
    <w:p w:rsidR="00CE0D99" w:rsidRDefault="00CE0D99" w:rsidP="00791BCB">
      <w:pPr>
        <w:pStyle w:val="Heading4"/>
      </w:pPr>
    </w:p>
    <w:p w:rsidR="00CE0D99" w:rsidRDefault="00CE0D99" w:rsidP="00791BCB">
      <w:pPr>
        <w:pStyle w:val="Heading4"/>
      </w:pPr>
      <w:r w:rsidRPr="00DE3D59">
        <w:t>Cancel Order</w:t>
      </w:r>
      <w:r>
        <w:rPr>
          <w:noProof/>
          <w:lang w:eastAsia="ja-JP"/>
        </w:rPr>
        <w:drawing>
          <wp:inline distT="0" distB="0" distL="0" distR="0" wp14:anchorId="427D36C7" wp14:editId="58AB3E38">
            <wp:extent cx="5731510" cy="331619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731510" cy="3316199"/>
                    </a:xfrm>
                    <a:prstGeom prst="rect">
                      <a:avLst/>
                    </a:prstGeom>
                    <a:noFill/>
                    <a:ln w="9525">
                      <a:noFill/>
                      <a:miter lim="800000"/>
                      <a:headEnd/>
                      <a:tailEnd/>
                    </a:ln>
                  </pic:spPr>
                </pic:pic>
              </a:graphicData>
            </a:graphic>
          </wp:inline>
        </w:drawing>
      </w:r>
    </w:p>
    <w:p w:rsidR="00CE0D99" w:rsidRDefault="00CE0D99" w:rsidP="00791BCB">
      <w:pPr>
        <w:pStyle w:val="Heading4"/>
      </w:pPr>
      <w:r w:rsidRPr="00DE3D59">
        <w:lastRenderedPageBreak/>
        <w:t>Add New Item</w:t>
      </w:r>
      <w:r>
        <w:rPr>
          <w:noProof/>
          <w:lang w:eastAsia="ja-JP"/>
        </w:rPr>
        <w:drawing>
          <wp:inline distT="0" distB="0" distL="0" distR="0" wp14:anchorId="3C7EC096" wp14:editId="65AF16F4">
            <wp:extent cx="5731510" cy="293196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731510" cy="2931961"/>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t>Approve Request</w:t>
      </w:r>
      <w:r>
        <w:rPr>
          <w:noProof/>
          <w:lang w:eastAsia="ja-JP"/>
        </w:rPr>
        <w:drawing>
          <wp:inline distT="0" distB="0" distL="0" distR="0" wp14:anchorId="09106E07" wp14:editId="5659BEC9">
            <wp:extent cx="5731510" cy="23703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731510" cy="2370345"/>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lastRenderedPageBreak/>
        <w:t>Reject Request</w:t>
      </w:r>
      <w:r>
        <w:rPr>
          <w:noProof/>
          <w:lang w:eastAsia="ja-JP"/>
        </w:rPr>
        <w:drawing>
          <wp:inline distT="0" distB="0" distL="0" distR="0" wp14:anchorId="4BF9005B" wp14:editId="2A8F8D02">
            <wp:extent cx="5731510" cy="257143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731510" cy="2571434"/>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t>Create Collection Plan</w:t>
      </w:r>
      <w:r>
        <w:rPr>
          <w:noProof/>
          <w:lang w:eastAsia="ja-JP"/>
        </w:rPr>
        <w:drawing>
          <wp:inline distT="0" distB="0" distL="0" distR="0" wp14:anchorId="6021596B" wp14:editId="7A7059F3">
            <wp:extent cx="5731510" cy="296242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731510" cy="2962424"/>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lastRenderedPageBreak/>
        <w:t>Assign Delivery Staff to Collection Plan</w:t>
      </w:r>
      <w:r>
        <w:rPr>
          <w:noProof/>
          <w:lang w:eastAsia="ja-JP"/>
        </w:rPr>
        <w:drawing>
          <wp:inline distT="0" distB="0" distL="0" distR="0" wp14:anchorId="4337B7B0" wp14:editId="4B8EB0E1">
            <wp:extent cx="5731510" cy="3525888"/>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731510" cy="3525888"/>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t>Mark Collection Plan as Finished</w:t>
      </w:r>
      <w:r>
        <w:rPr>
          <w:noProof/>
          <w:lang w:eastAsia="ja-JP"/>
        </w:rPr>
        <w:drawing>
          <wp:inline distT="0" distB="0" distL="0" distR="0" wp14:anchorId="3C248EB1" wp14:editId="6182E5CE">
            <wp:extent cx="5731510" cy="254401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731510" cy="2544012"/>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lastRenderedPageBreak/>
        <w:t>Create Delivery Plan</w:t>
      </w:r>
      <w:r>
        <w:rPr>
          <w:noProof/>
          <w:lang w:eastAsia="ja-JP"/>
        </w:rPr>
        <w:drawing>
          <wp:inline distT="0" distB="0" distL="0" distR="0" wp14:anchorId="75B6F0F1" wp14:editId="064636FB">
            <wp:extent cx="5731510" cy="295511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5731510" cy="2955110"/>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t>Assign Delivery Staff to Delivery Plan</w:t>
      </w:r>
      <w:r>
        <w:rPr>
          <w:noProof/>
          <w:lang w:eastAsia="ja-JP"/>
        </w:rPr>
        <w:drawing>
          <wp:inline distT="0" distB="0" distL="0" distR="0" wp14:anchorId="4EB7DE2D" wp14:editId="7ED33784">
            <wp:extent cx="5731510" cy="3602663"/>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731510" cy="3602663"/>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lastRenderedPageBreak/>
        <w:t>Mark Delivery as Finished</w:t>
      </w:r>
      <w:r>
        <w:rPr>
          <w:noProof/>
          <w:lang w:eastAsia="ja-JP"/>
        </w:rPr>
        <w:drawing>
          <wp:inline distT="0" distB="0" distL="0" distR="0" wp14:anchorId="0805B4A0" wp14:editId="5DEF005E">
            <wp:extent cx="5731510" cy="2488682"/>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5731510" cy="2488682"/>
                    </a:xfrm>
                    <a:prstGeom prst="rect">
                      <a:avLst/>
                    </a:prstGeom>
                    <a:noFill/>
                    <a:ln w="9525">
                      <a:noFill/>
                      <a:miter lim="800000"/>
                      <a:headEnd/>
                      <a:tailEnd/>
                    </a:ln>
                  </pic:spPr>
                </pic:pic>
              </a:graphicData>
            </a:graphic>
          </wp:inline>
        </w:drawing>
      </w:r>
    </w:p>
    <w:p w:rsidR="00CE0D99" w:rsidRDefault="00CE0D99" w:rsidP="00CE0D99"/>
    <w:p w:rsidR="00CE0D99" w:rsidRDefault="00CE0D99" w:rsidP="00CE0D99">
      <w:r w:rsidRPr="00DE3D59">
        <w:t>Create Delivery Plan PDF</w:t>
      </w:r>
      <w:r>
        <w:rPr>
          <w:noProof/>
          <w:lang w:eastAsia="ja-JP"/>
        </w:rPr>
        <w:drawing>
          <wp:inline distT="0" distB="0" distL="0" distR="0" wp14:anchorId="34EDF05D" wp14:editId="272AEDF0">
            <wp:extent cx="5572125" cy="273367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572125" cy="2733675"/>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lastRenderedPageBreak/>
        <w:t>Mark Requests As Collected</w:t>
      </w:r>
      <w:r>
        <w:rPr>
          <w:noProof/>
          <w:lang w:eastAsia="ja-JP"/>
        </w:rPr>
        <w:drawing>
          <wp:inline distT="0" distB="0" distL="0" distR="0" wp14:anchorId="34F6D4F9" wp14:editId="7C55248D">
            <wp:extent cx="5731510" cy="3022783"/>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731510" cy="3022783"/>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t>Mark Orders As Delivered</w:t>
      </w:r>
      <w:r>
        <w:rPr>
          <w:noProof/>
          <w:lang w:eastAsia="ja-JP"/>
        </w:rPr>
        <w:drawing>
          <wp:inline distT="0" distB="0" distL="0" distR="0" wp14:anchorId="69683C17" wp14:editId="5ED63CC2">
            <wp:extent cx="5731510" cy="3016584"/>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731510" cy="3016584"/>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DE3D59">
        <w:lastRenderedPageBreak/>
        <w:t>Mark Order As Returned</w:t>
      </w:r>
      <w:r>
        <w:rPr>
          <w:noProof/>
          <w:lang w:eastAsia="ja-JP"/>
        </w:rPr>
        <w:drawing>
          <wp:inline distT="0" distB="0" distL="0" distR="0" wp14:anchorId="5BE5C8B9" wp14:editId="195250C7">
            <wp:extent cx="5731510" cy="2533027"/>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5731510" cy="2533027"/>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t>Cancel Request</w:t>
      </w:r>
      <w:r>
        <w:rPr>
          <w:noProof/>
          <w:lang w:eastAsia="ja-JP"/>
        </w:rPr>
        <w:drawing>
          <wp:inline distT="0" distB="0" distL="0" distR="0" wp14:anchorId="05F1A788" wp14:editId="22B4B997">
            <wp:extent cx="5731510" cy="2529670"/>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731510" cy="2529670"/>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Create Customers</w:t>
      </w:r>
      <w:r>
        <w:rPr>
          <w:noProof/>
          <w:lang w:eastAsia="ja-JP"/>
        </w:rPr>
        <w:drawing>
          <wp:inline distT="0" distB="0" distL="0" distR="0" wp14:anchorId="0A409DA4" wp14:editId="6BEC5080">
            <wp:extent cx="5731510" cy="3287686"/>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5731510" cy="3287686"/>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t>Delete Customer</w:t>
      </w:r>
      <w:r>
        <w:rPr>
          <w:noProof/>
          <w:lang w:eastAsia="ja-JP"/>
        </w:rPr>
        <w:drawing>
          <wp:inline distT="0" distB="0" distL="0" distR="0" wp14:anchorId="63D939FB" wp14:editId="1F923936">
            <wp:extent cx="5731510" cy="3882366"/>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5731510" cy="3882366"/>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Edit Customer Information</w:t>
      </w:r>
      <w:r>
        <w:rPr>
          <w:noProof/>
          <w:lang w:eastAsia="ja-JP"/>
        </w:rPr>
        <w:drawing>
          <wp:inline distT="0" distB="0" distL="0" distR="0" wp14:anchorId="47A99D17" wp14:editId="50FC5857">
            <wp:extent cx="5731510" cy="3764890"/>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srcRect/>
                    <a:stretch>
                      <a:fillRect/>
                    </a:stretch>
                  </pic:blipFill>
                  <pic:spPr bwMode="auto">
                    <a:xfrm>
                      <a:off x="0" y="0"/>
                      <a:ext cx="5731510" cy="3764890"/>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Create Customer Address</w:t>
      </w:r>
      <w:r>
        <w:rPr>
          <w:noProof/>
          <w:lang w:eastAsia="ja-JP"/>
        </w:rPr>
        <w:drawing>
          <wp:inline distT="0" distB="0" distL="0" distR="0" wp14:anchorId="7BD5EB67" wp14:editId="58B4BA8A">
            <wp:extent cx="5731510" cy="3783100"/>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srcRect/>
                    <a:stretch>
                      <a:fillRect/>
                    </a:stretch>
                  </pic:blipFill>
                  <pic:spPr bwMode="auto">
                    <a:xfrm>
                      <a:off x="0" y="0"/>
                      <a:ext cx="5731510" cy="3783100"/>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t>Delete Customer Address</w:t>
      </w:r>
      <w:r>
        <w:rPr>
          <w:noProof/>
          <w:lang w:eastAsia="ja-JP"/>
        </w:rPr>
        <w:drawing>
          <wp:inline distT="0" distB="0" distL="0" distR="0" wp14:anchorId="28651E2B" wp14:editId="4A432FE3">
            <wp:extent cx="5731510" cy="3315986"/>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5731510" cy="3315986"/>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Edit Customer Address</w:t>
      </w:r>
      <w:r>
        <w:rPr>
          <w:noProof/>
          <w:lang w:eastAsia="ja-JP"/>
        </w:rPr>
        <w:drawing>
          <wp:inline distT="0" distB="0" distL="0" distR="0" wp14:anchorId="0E90F042" wp14:editId="695DD0D1">
            <wp:extent cx="5731510" cy="4183393"/>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srcRect/>
                    <a:stretch>
                      <a:fillRect/>
                    </a:stretch>
                  </pic:blipFill>
                  <pic:spPr bwMode="auto">
                    <a:xfrm>
                      <a:off x="0" y="0"/>
                      <a:ext cx="5731510" cy="4183393"/>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Create Contact</w:t>
      </w:r>
      <w:r>
        <w:rPr>
          <w:noProof/>
          <w:lang w:eastAsia="ja-JP"/>
        </w:rPr>
        <w:drawing>
          <wp:inline distT="0" distB="0" distL="0" distR="0" wp14:anchorId="4F20CEA5" wp14:editId="38A47F49">
            <wp:extent cx="5731510" cy="3790560"/>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srcRect/>
                    <a:stretch>
                      <a:fillRect/>
                    </a:stretch>
                  </pic:blipFill>
                  <pic:spPr bwMode="auto">
                    <a:xfrm>
                      <a:off x="0" y="0"/>
                      <a:ext cx="5731510" cy="3790560"/>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Delete Contact</w:t>
      </w:r>
      <w:r>
        <w:rPr>
          <w:noProof/>
          <w:lang w:eastAsia="ja-JP"/>
        </w:rPr>
        <w:drawing>
          <wp:inline distT="0" distB="0" distL="0" distR="0" wp14:anchorId="19B3EA37" wp14:editId="262CF987">
            <wp:extent cx="5731510" cy="3532210"/>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cstate="print"/>
                    <a:srcRect/>
                    <a:stretch>
                      <a:fillRect/>
                    </a:stretch>
                  </pic:blipFill>
                  <pic:spPr bwMode="auto">
                    <a:xfrm>
                      <a:off x="0" y="0"/>
                      <a:ext cx="5731510" cy="3532210"/>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Edit Contact</w:t>
      </w:r>
      <w:r>
        <w:rPr>
          <w:noProof/>
          <w:lang w:eastAsia="ja-JP"/>
        </w:rPr>
        <w:drawing>
          <wp:inline distT="0" distB="0" distL="0" distR="0" wp14:anchorId="266D76B4" wp14:editId="506F95E1">
            <wp:extent cx="5731510" cy="4283458"/>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srcRect/>
                    <a:stretch>
                      <a:fillRect/>
                    </a:stretch>
                  </pic:blipFill>
                  <pic:spPr bwMode="auto">
                    <a:xfrm>
                      <a:off x="0" y="0"/>
                      <a:ext cx="5731510" cy="4283458"/>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Create Option</w:t>
      </w:r>
      <w:r>
        <w:rPr>
          <w:noProof/>
          <w:lang w:eastAsia="ja-JP"/>
        </w:rPr>
        <w:drawing>
          <wp:inline distT="0" distB="0" distL="0" distR="0" wp14:anchorId="63D5C54F" wp14:editId="1AFF491C">
            <wp:extent cx="5731510" cy="3782797"/>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cstate="print"/>
                    <a:srcRect/>
                    <a:stretch>
                      <a:fillRect/>
                    </a:stretch>
                  </pic:blipFill>
                  <pic:spPr bwMode="auto">
                    <a:xfrm>
                      <a:off x="0" y="0"/>
                      <a:ext cx="5731510" cy="3782797"/>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t>Delete Option</w:t>
      </w:r>
      <w:r>
        <w:rPr>
          <w:noProof/>
          <w:lang w:eastAsia="ja-JP"/>
        </w:rPr>
        <w:drawing>
          <wp:inline distT="0" distB="0" distL="0" distR="0" wp14:anchorId="4EA46FBE" wp14:editId="155FAB2F">
            <wp:extent cx="5731510" cy="3469072"/>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cstate="print"/>
                    <a:srcRect/>
                    <a:stretch>
                      <a:fillRect/>
                    </a:stretch>
                  </pic:blipFill>
                  <pic:spPr bwMode="auto">
                    <a:xfrm>
                      <a:off x="0" y="0"/>
                      <a:ext cx="5731510" cy="3469072"/>
                    </a:xfrm>
                    <a:prstGeom prst="rect">
                      <a:avLst/>
                    </a:prstGeom>
                    <a:noFill/>
                    <a:ln w="9525">
                      <a:noFill/>
                      <a:miter lim="800000"/>
                      <a:headEnd/>
                      <a:tailEnd/>
                    </a:ln>
                  </pic:spPr>
                </pic:pic>
              </a:graphicData>
            </a:graphic>
          </wp:inline>
        </w:drawing>
      </w:r>
    </w:p>
    <w:p w:rsidR="00CE0D99" w:rsidRDefault="00CE0D99" w:rsidP="00CE0D99"/>
    <w:p w:rsidR="00CE0D99" w:rsidRDefault="00CE0D99" w:rsidP="00791BCB">
      <w:pPr>
        <w:pStyle w:val="Heading4"/>
      </w:pPr>
      <w:r w:rsidRPr="00AB5678">
        <w:lastRenderedPageBreak/>
        <w:t>Edit Option</w:t>
      </w:r>
      <w:r>
        <w:rPr>
          <w:noProof/>
          <w:lang w:eastAsia="ja-JP"/>
        </w:rPr>
        <w:drawing>
          <wp:inline distT="0" distB="0" distL="0" distR="0" wp14:anchorId="1236F7C7" wp14:editId="61CC4EA1">
            <wp:extent cx="5731510" cy="4208271"/>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cstate="print"/>
                    <a:srcRect/>
                    <a:stretch>
                      <a:fillRect/>
                    </a:stretch>
                  </pic:blipFill>
                  <pic:spPr bwMode="auto">
                    <a:xfrm>
                      <a:off x="0" y="0"/>
                      <a:ext cx="5731510" cy="4208271"/>
                    </a:xfrm>
                    <a:prstGeom prst="rect">
                      <a:avLst/>
                    </a:prstGeom>
                    <a:noFill/>
                    <a:ln w="9525">
                      <a:noFill/>
                      <a:miter lim="800000"/>
                      <a:headEnd/>
                      <a:tailEnd/>
                    </a:ln>
                  </pic:spPr>
                </pic:pic>
              </a:graphicData>
            </a:graphic>
          </wp:inline>
        </w:drawing>
      </w:r>
    </w:p>
    <w:p w:rsidR="00CE0D99" w:rsidRDefault="00CE0D99" w:rsidP="00CE0D99"/>
    <w:p w:rsidR="00CE0D99" w:rsidRPr="00DE3D59" w:rsidRDefault="00CE0D99" w:rsidP="00791BCB">
      <w:pPr>
        <w:pStyle w:val="Heading4"/>
      </w:pPr>
      <w:r w:rsidRPr="00AB5678">
        <w:t>Set Location</w:t>
      </w:r>
      <w:r w:rsidR="00791BCB">
        <w:t xml:space="preserve"> for Hub</w:t>
      </w:r>
      <w:r>
        <w:rPr>
          <w:noProof/>
          <w:lang w:eastAsia="ja-JP"/>
        </w:rPr>
        <w:drawing>
          <wp:inline distT="0" distB="0" distL="0" distR="0" wp14:anchorId="75F15F4F" wp14:editId="47E25E52">
            <wp:extent cx="5731510" cy="3139335"/>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cstate="print"/>
                    <a:srcRect/>
                    <a:stretch>
                      <a:fillRect/>
                    </a:stretch>
                  </pic:blipFill>
                  <pic:spPr bwMode="auto">
                    <a:xfrm>
                      <a:off x="0" y="0"/>
                      <a:ext cx="5731510" cy="3139335"/>
                    </a:xfrm>
                    <a:prstGeom prst="rect">
                      <a:avLst/>
                    </a:prstGeom>
                    <a:noFill/>
                    <a:ln w="9525">
                      <a:noFill/>
                      <a:miter lim="800000"/>
                      <a:headEnd/>
                      <a:tailEnd/>
                    </a:ln>
                  </pic:spPr>
                </pic:pic>
              </a:graphicData>
            </a:graphic>
          </wp:inline>
        </w:drawing>
      </w:r>
    </w:p>
    <w:p w:rsidR="00E66DBD" w:rsidDel="009B08F6" w:rsidRDefault="00E66DBD">
      <w:pPr>
        <w:spacing w:after="0" w:line="240" w:lineRule="auto"/>
        <w:rPr>
          <w:del w:id="11" w:author="Sajivn" w:date="2012-12-07T15:41:00Z"/>
          <w:rFonts w:eastAsia="MS Gothic"/>
          <w:b/>
          <w:bCs/>
          <w:noProof/>
          <w:color w:val="365F91"/>
          <w:sz w:val="28"/>
          <w:szCs w:val="28"/>
        </w:rPr>
      </w:pPr>
      <w:del w:id="12" w:author="Sajivn" w:date="2012-12-07T15:41:00Z">
        <w:r w:rsidDel="009B08F6">
          <w:br w:type="page"/>
        </w:r>
      </w:del>
    </w:p>
    <w:p w:rsidR="00416841" w:rsidRPr="00EC5409" w:rsidDel="009B08F6" w:rsidRDefault="00E66DBD" w:rsidP="006748A4">
      <w:pPr>
        <w:pStyle w:val="Heading1"/>
        <w:numPr>
          <w:ilvl w:val="1"/>
          <w:numId w:val="4"/>
        </w:numPr>
        <w:rPr>
          <w:del w:id="13" w:author="Sajivn" w:date="2012-12-07T15:40:00Z"/>
          <w:rFonts w:ascii="Calibri" w:hAnsi="Calibri" w:cstheme="minorHAnsi"/>
        </w:rPr>
      </w:pPr>
      <w:del w:id="14" w:author="Sajivn" w:date="2012-12-07T15:40:00Z">
        <w:r w:rsidDel="009B08F6">
          <w:rPr>
            <w:rFonts w:ascii="Calibri" w:hAnsi="Calibri"/>
          </w:rPr>
          <w:delText xml:space="preserve"> </w:delText>
        </w:r>
        <w:r w:rsidR="007D1251" w:rsidRPr="00EC5409" w:rsidDel="009B08F6">
          <w:rPr>
            <w:rFonts w:ascii="Calibri" w:hAnsi="Calibri"/>
          </w:rPr>
          <w:delText>User Interface Design</w:delText>
        </w:r>
      </w:del>
    </w:p>
    <w:p w:rsidR="00095410" w:rsidRPr="00B337EB" w:rsidDel="009B08F6" w:rsidRDefault="00095410" w:rsidP="00095410">
      <w:pPr>
        <w:rPr>
          <w:del w:id="15" w:author="Sajivn" w:date="2012-12-07T15:40:00Z"/>
          <w:b/>
          <w:sz w:val="28"/>
          <w:szCs w:val="28"/>
        </w:rPr>
      </w:pPr>
    </w:p>
    <w:p w:rsidR="00095410" w:rsidRPr="00B337EB" w:rsidDel="009B08F6" w:rsidRDefault="00095410" w:rsidP="00095410">
      <w:pPr>
        <w:rPr>
          <w:del w:id="16" w:author="Sajivn" w:date="2012-12-07T15:40:00Z"/>
        </w:rPr>
      </w:pPr>
    </w:p>
    <w:p w:rsidR="00095410" w:rsidRPr="00B337EB" w:rsidDel="009B08F6" w:rsidRDefault="007D1251">
      <w:pPr>
        <w:spacing w:after="0" w:line="240" w:lineRule="auto"/>
        <w:rPr>
          <w:del w:id="17" w:author="Sajivn" w:date="2012-12-07T15:40:00Z"/>
          <w:color w:val="000000" w:themeColor="text1"/>
        </w:rPr>
      </w:pPr>
      <w:del w:id="18" w:author="Sajivn" w:date="2012-12-07T15:40:00Z">
        <w:r w:rsidRPr="00EC5409" w:rsidDel="009B08F6">
          <w:rPr>
            <w:color w:val="000000" w:themeColor="text1"/>
          </w:rPr>
          <w:br w:type="page"/>
        </w:r>
      </w:del>
    </w:p>
    <w:p w:rsidR="00DC34F0" w:rsidRPr="00B337EB" w:rsidRDefault="00DC34F0" w:rsidP="009B08F6">
      <w:pPr>
        <w:spacing w:after="0" w:line="240" w:lineRule="auto"/>
        <w:rPr>
          <w:color w:val="000000" w:themeColor="text1"/>
        </w:rPr>
        <w:sectPr w:rsidR="00DC34F0" w:rsidRPr="00B337EB" w:rsidSect="008328DD">
          <w:headerReference w:type="even" r:id="rId46"/>
          <w:headerReference w:type="default" r:id="rId47"/>
          <w:footerReference w:type="even" r:id="rId48"/>
          <w:footerReference w:type="default" r:id="rId49"/>
          <w:footerReference w:type="first" r:id="rId50"/>
          <w:pgSz w:w="12240" w:h="15840"/>
          <w:pgMar w:top="1418" w:right="1134" w:bottom="1418" w:left="1985" w:header="720" w:footer="720" w:gutter="0"/>
          <w:pgNumType w:start="1"/>
          <w:cols w:space="720"/>
          <w:titlePg/>
          <w:docGrid w:linePitch="360"/>
        </w:sectPr>
        <w:pPrChange w:id="19" w:author="Sajivn" w:date="2012-12-07T15:40:00Z">
          <w:pPr>
            <w:autoSpaceDE w:val="0"/>
            <w:autoSpaceDN w:val="0"/>
            <w:adjustRightInd w:val="0"/>
            <w:spacing w:after="0" w:line="240" w:lineRule="auto"/>
          </w:pPr>
        </w:pPrChange>
      </w:pPr>
    </w:p>
    <w:p w:rsidR="009B08F6" w:rsidRDefault="009B08F6" w:rsidP="009B08F6">
      <w:pPr>
        <w:pStyle w:val="Heading1"/>
        <w:numPr>
          <w:ilvl w:val="1"/>
          <w:numId w:val="4"/>
        </w:numPr>
        <w:rPr>
          <w:ins w:id="20" w:author="Sajivn" w:date="2012-12-07T15:46:00Z"/>
          <w:rFonts w:ascii="Calibri" w:hAnsi="Calibri"/>
        </w:rPr>
        <w:pPrChange w:id="21" w:author="Sajivn" w:date="2012-12-07T15:46:00Z">
          <w:pPr>
            <w:pStyle w:val="Heading1"/>
            <w:ind w:left="1890"/>
          </w:pPr>
        </w:pPrChange>
      </w:pPr>
      <w:ins w:id="22" w:author="Sajivn" w:date="2012-12-07T15:46:00Z">
        <w:r>
          <w:rPr>
            <w:rFonts w:ascii="Calibri" w:hAnsi="Calibri"/>
          </w:rPr>
          <w:lastRenderedPageBreak/>
          <w:t xml:space="preserve"> Databse Design Diagram</w:t>
        </w:r>
      </w:ins>
    </w:p>
    <w:p w:rsidR="004012E7" w:rsidDel="00A95F5B" w:rsidRDefault="00A95F5B" w:rsidP="00A95F5B">
      <w:pPr>
        <w:pStyle w:val="Heading1"/>
        <w:rPr>
          <w:del w:id="23" w:author="Sajivn" w:date="2012-12-07T16:22:00Z"/>
          <w:rFonts w:ascii="Calibri" w:hAnsi="Calibri"/>
        </w:rPr>
        <w:pPrChange w:id="24" w:author="Sajivn" w:date="2012-12-07T16:19:00Z">
          <w:pPr>
            <w:pStyle w:val="Heading1"/>
            <w:ind w:left="1890"/>
          </w:pPr>
        </w:pPrChange>
      </w:pPr>
      <w:ins w:id="25" w:author="Sajivn" w:date="2012-12-07T16:19:00Z">
        <w:r>
          <w:rPr>
            <w:rFonts w:ascii="Calibri" w:hAnsi="Calibri"/>
            <w:lang w:eastAsia="ja-JP"/>
          </w:rPr>
          <w:drawing>
            <wp:inline distT="0" distB="0" distL="0" distR="0">
              <wp:extent cx="11142697" cy="8300633"/>
              <wp:effectExtent l="190500" t="190500" r="173355" b="177165"/>
              <wp:docPr id="29" name="Picture 29" descr="D:\Study\FU\Semester 9\Capstone\HDMS\Design\Database\DB_Desig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FU\Semester 9\Capstone\HDMS\Design\Database\DB_Design_001.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966" t="2771" r="6056" b="4534"/>
                      <a:stretch/>
                    </pic:blipFill>
                    <pic:spPr bwMode="auto">
                      <a:xfrm>
                        <a:off x="0" y="0"/>
                        <a:ext cx="11142697" cy="830063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ins>
      <w:ins w:id="26" w:author="Sajivn" w:date="2012-12-07T15:45:00Z">
        <w:r w:rsidR="009B08F6" w:rsidRPr="00EC5409" w:rsidDel="009B08F6">
          <w:rPr>
            <w:rFonts w:ascii="Calibri" w:hAnsi="Calibri"/>
          </w:rPr>
          <w:t xml:space="preserve"> </w:t>
        </w:r>
      </w:ins>
      <w:del w:id="27" w:author="Sajivn" w:date="2012-12-07T15:45:00Z">
        <w:r w:rsidR="007D1251" w:rsidRPr="00EC5409" w:rsidDel="009B08F6">
          <w:rPr>
            <w:rFonts w:ascii="Calibri" w:hAnsi="Calibri"/>
          </w:rPr>
          <w:delText>4.</w:delText>
        </w:r>
        <w:r w:rsidR="00E66DBD" w:rsidDel="009B08F6">
          <w:rPr>
            <w:rFonts w:ascii="Calibri" w:hAnsi="Calibri"/>
          </w:rPr>
          <w:delText>7</w:delText>
        </w:r>
        <w:r w:rsidR="007D1251" w:rsidRPr="00EC5409" w:rsidDel="009B08F6">
          <w:rPr>
            <w:rFonts w:ascii="Calibri" w:hAnsi="Calibri"/>
          </w:rPr>
          <w:delText xml:space="preserve"> Database Design Diagram</w:delText>
        </w:r>
      </w:del>
    </w:p>
    <w:p w:rsidR="004012E7" w:rsidRDefault="004012E7" w:rsidP="00A95F5B">
      <w:pPr>
        <w:pStyle w:val="Heading1"/>
        <w:pPrChange w:id="28" w:author="Sajivn" w:date="2012-12-07T16:22:00Z">
          <w:pPr>
            <w:spacing w:after="0" w:line="240" w:lineRule="auto"/>
          </w:pPr>
        </w:pPrChange>
      </w:pPr>
      <w:r>
        <w:br w:type="page"/>
      </w:r>
    </w:p>
    <w:p w:rsidR="009B08F6" w:rsidRDefault="009B08F6" w:rsidP="006748A4">
      <w:pPr>
        <w:pStyle w:val="Heading1"/>
        <w:numPr>
          <w:ilvl w:val="1"/>
          <w:numId w:val="4"/>
        </w:numPr>
        <w:rPr>
          <w:ins w:id="29" w:author="Sajivn" w:date="2012-12-07T15:44:00Z"/>
          <w:rFonts w:ascii="Calibri" w:hAnsi="Calibri"/>
        </w:rPr>
        <w:sectPr w:rsidR="009B08F6" w:rsidSect="00A95F5B">
          <w:pgSz w:w="23818" w:h="16834" w:orient="landscape" w:code="8"/>
          <w:pgMar w:top="630" w:right="634" w:bottom="900" w:left="1440" w:header="720" w:footer="720" w:gutter="0"/>
          <w:pgNumType w:start="1"/>
          <w:cols w:space="720"/>
          <w:titlePg/>
          <w:docGrid w:linePitch="360"/>
          <w:sectPrChange w:id="30" w:author="Sajivn" w:date="2012-12-07T16:22:00Z">
            <w:sectPr w:rsidR="009B08F6" w:rsidSect="00A95F5B">
              <w:pgMar w:top="994" w:right="634" w:bottom="1987" w:left="1440" w:header="720" w:footer="720" w:gutter="0"/>
            </w:sectPr>
          </w:sectPrChange>
        </w:sectPr>
      </w:pPr>
    </w:p>
    <w:p w:rsidR="004012E7" w:rsidRDefault="004012E7" w:rsidP="006748A4">
      <w:pPr>
        <w:pStyle w:val="Heading1"/>
        <w:numPr>
          <w:ilvl w:val="1"/>
          <w:numId w:val="4"/>
        </w:numPr>
        <w:rPr>
          <w:rFonts w:ascii="Calibri" w:hAnsi="Calibri"/>
        </w:rPr>
      </w:pPr>
      <w:r>
        <w:rPr>
          <w:rFonts w:ascii="Calibri" w:hAnsi="Calibri"/>
        </w:rPr>
        <w:lastRenderedPageBreak/>
        <w:t xml:space="preserve"> State Diagrams</w:t>
      </w:r>
    </w:p>
    <w:p w:rsidR="004012E7" w:rsidRDefault="004012E7" w:rsidP="006748A4">
      <w:pPr>
        <w:pStyle w:val="Heading1"/>
        <w:numPr>
          <w:ilvl w:val="2"/>
          <w:numId w:val="4"/>
        </w:numPr>
        <w:rPr>
          <w:rFonts w:ascii="Calibri" w:hAnsi="Calibri"/>
        </w:rPr>
      </w:pPr>
      <w:r>
        <w:rPr>
          <w:rFonts w:ascii="Calibri" w:hAnsi="Calibri"/>
        </w:rPr>
        <w:t>Request State Diagram</w:t>
      </w:r>
    </w:p>
    <w:p w:rsidR="004012E7" w:rsidRPr="00EC5409" w:rsidRDefault="004012E7" w:rsidP="004012E7">
      <w:pPr>
        <w:pStyle w:val="Heading1"/>
        <w:ind w:left="-720"/>
        <w:rPr>
          <w:rFonts w:ascii="Calibri" w:hAnsi="Calibri"/>
        </w:rPr>
      </w:pPr>
      <w:r>
        <w:rPr>
          <w:rFonts w:ascii="Calibri" w:hAnsi="Calibri"/>
          <w:lang w:eastAsia="ja-JP"/>
        </w:rPr>
        <w:drawing>
          <wp:inline distT="0" distB="0" distL="0" distR="0" wp14:anchorId="52495CF5" wp14:editId="638015CB">
            <wp:extent cx="5972175" cy="4360054"/>
            <wp:effectExtent l="190500" t="190500" r="161925" b="173990"/>
            <wp:docPr id="2" name="Picture 2" descr="D:\Study\FU\Semester 9\Capstone\HDMS\Design\State Diagrams\Reques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State Diagrams\RequestStateDiagram.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2318" t="13091" r="8428" b="10300"/>
                    <a:stretch/>
                  </pic:blipFill>
                  <pic:spPr bwMode="auto">
                    <a:xfrm>
                      <a:off x="0" y="0"/>
                      <a:ext cx="5972175" cy="43600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EC5409">
        <w:rPr>
          <w:rFonts w:ascii="Calibri" w:hAnsi="Calibri"/>
        </w:rPr>
        <w:t xml:space="preserve"> </w:t>
      </w:r>
    </w:p>
    <w:p w:rsidR="004012E7" w:rsidRDefault="004012E7">
      <w:pPr>
        <w:spacing w:after="0" w:line="240" w:lineRule="auto"/>
        <w:rPr>
          <w:rFonts w:eastAsia="MS Gothic"/>
          <w:b/>
          <w:bCs/>
          <w:noProof/>
          <w:color w:val="365F91"/>
          <w:sz w:val="28"/>
          <w:szCs w:val="28"/>
        </w:rPr>
      </w:pPr>
      <w:r>
        <w:br w:type="page"/>
      </w:r>
    </w:p>
    <w:p w:rsidR="004012E7" w:rsidRDefault="004012E7" w:rsidP="006748A4">
      <w:pPr>
        <w:pStyle w:val="Heading1"/>
        <w:numPr>
          <w:ilvl w:val="2"/>
          <w:numId w:val="4"/>
        </w:numPr>
        <w:rPr>
          <w:rFonts w:ascii="Calibri" w:hAnsi="Calibri"/>
        </w:rPr>
      </w:pPr>
      <w:r>
        <w:rPr>
          <w:rFonts w:ascii="Calibri" w:hAnsi="Calibri"/>
        </w:rPr>
        <w:lastRenderedPageBreak/>
        <w:t>Order State Diagram</w:t>
      </w:r>
    </w:p>
    <w:p w:rsidR="00057524" w:rsidRDefault="004012E7" w:rsidP="004012E7">
      <w:pPr>
        <w:pStyle w:val="Heading1"/>
        <w:ind w:left="-540"/>
        <w:rPr>
          <w:ins w:id="31" w:author="Sajivn" w:date="2012-12-07T16:25:00Z"/>
        </w:rPr>
      </w:pPr>
      <w:r>
        <w:rPr>
          <w:lang w:eastAsia="ja-JP"/>
        </w:rPr>
        <w:drawing>
          <wp:inline distT="0" distB="0" distL="0" distR="0" wp14:anchorId="43D0F113" wp14:editId="41BD480F">
            <wp:extent cx="6229350" cy="4040659"/>
            <wp:effectExtent l="190500" t="190500" r="171450" b="169545"/>
            <wp:docPr id="3" name="Picture 3" descr="D:\Study\FU\Semester 9\Capstone\HDMS\Design\State Diagrams\Order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FU\Semester 9\Capstone\HDMS\Design\State Diagrams\OrderStateDiagra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5834" t="11063" r="4213" b="10846"/>
                    <a:stretch/>
                  </pic:blipFill>
                  <pic:spPr bwMode="auto">
                    <a:xfrm>
                      <a:off x="0" y="0"/>
                      <a:ext cx="6229350" cy="40406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57524" w:rsidRDefault="00057524">
      <w:pPr>
        <w:spacing w:after="0" w:line="240" w:lineRule="auto"/>
        <w:rPr>
          <w:ins w:id="32" w:author="Sajivn" w:date="2012-12-07T16:25:00Z"/>
          <w:rFonts w:ascii="Cambria" w:eastAsia="MS Gothic" w:hAnsi="Cambria"/>
          <w:b/>
          <w:bCs/>
          <w:noProof/>
          <w:color w:val="365F91"/>
          <w:sz w:val="28"/>
          <w:szCs w:val="28"/>
        </w:rPr>
      </w:pPr>
      <w:ins w:id="33" w:author="Sajivn" w:date="2012-12-07T16:25:00Z">
        <w:r>
          <w:br w:type="page"/>
        </w:r>
      </w:ins>
    </w:p>
    <w:p w:rsidR="00057524" w:rsidRDefault="00057524" w:rsidP="00057524">
      <w:pPr>
        <w:pStyle w:val="Heading1"/>
        <w:numPr>
          <w:ilvl w:val="1"/>
          <w:numId w:val="4"/>
        </w:numPr>
        <w:rPr>
          <w:ins w:id="34" w:author="Sajivn" w:date="2012-12-07T16:25:00Z"/>
          <w:rFonts w:ascii="Calibri" w:hAnsi="Calibri"/>
        </w:rPr>
      </w:pPr>
      <w:ins w:id="35" w:author="Sajivn" w:date="2012-12-07T16:25:00Z">
        <w:r>
          <w:rPr>
            <w:rFonts w:ascii="Calibri" w:hAnsi="Calibri"/>
          </w:rPr>
          <w:lastRenderedPageBreak/>
          <w:t xml:space="preserve"> Algorithms</w:t>
        </w:r>
      </w:ins>
    </w:p>
    <w:p w:rsidR="00057524" w:rsidRDefault="00057524" w:rsidP="00057524">
      <w:pPr>
        <w:rPr>
          <w:ins w:id="36" w:author="Sajivn" w:date="2012-12-07T16:36:00Z"/>
        </w:rPr>
        <w:pPrChange w:id="37" w:author="Sajivn" w:date="2012-12-07T16:26:00Z">
          <w:pPr>
            <w:pStyle w:val="Heading1"/>
            <w:numPr>
              <w:ilvl w:val="1"/>
              <w:numId w:val="4"/>
            </w:numPr>
            <w:tabs>
              <w:tab w:val="num" w:pos="567"/>
            </w:tabs>
            <w:ind w:left="360" w:hanging="360"/>
          </w:pPr>
        </w:pPrChange>
      </w:pPr>
      <w:ins w:id="38" w:author="Sajivn" w:date="2012-12-07T16:26:00Z">
        <w:r>
          <w:t>To</w:t>
        </w:r>
      </w:ins>
      <w:ins w:id="39" w:author="Sajivn" w:date="2012-12-07T16:29:00Z">
        <w:r>
          <w:t xml:space="preserve"> help reduce time and fuel cost</w:t>
        </w:r>
        <w:r w:rsidR="00ED29FD">
          <w:t xml:space="preserve">, the system should </w:t>
        </w:r>
      </w:ins>
      <w:ins w:id="40" w:author="Sajivn" w:date="2012-12-07T16:26:00Z">
        <w:r>
          <w:t>find the best route for delivery mans to deliver all packages in a delivery plan</w:t>
        </w:r>
      </w:ins>
      <w:ins w:id="41" w:author="Sajivn" w:date="2012-12-07T16:29:00Z">
        <w:r>
          <w:t>.</w:t>
        </w:r>
      </w:ins>
      <w:ins w:id="42" w:author="Sajivn" w:date="2012-12-07T16:26:00Z">
        <w:r>
          <w:t xml:space="preserve"> </w:t>
        </w:r>
      </w:ins>
      <w:ins w:id="43" w:author="Sajivn" w:date="2012-12-07T16:30:00Z">
        <w:r w:rsidR="00ED29FD">
          <w:t xml:space="preserve">This problem is similar to a common problem named </w:t>
        </w:r>
        <w:r w:rsidR="00ED29FD" w:rsidRPr="000F42D9">
          <w:rPr>
            <w:b/>
            <w:rPrChange w:id="44" w:author="Sajivn" w:date="2012-12-07T16:39:00Z">
              <w:rPr/>
            </w:rPrChange>
          </w:rPr>
          <w:t>Traveling Salesman Problem</w:t>
        </w:r>
      </w:ins>
      <w:ins w:id="45" w:author="Sajivn" w:date="2012-12-07T16:31:00Z">
        <w:r w:rsidR="00ED29FD">
          <w:t xml:space="preserve"> (</w:t>
        </w:r>
      </w:ins>
      <w:ins w:id="46" w:author="Sajivn" w:date="2012-12-07T16:35:00Z">
        <w:r w:rsidR="00ED29FD">
          <w:fldChar w:fldCharType="begin"/>
        </w:r>
        <w:r w:rsidR="00ED29FD">
          <w:instrText xml:space="preserve"> HYPERLINK "</w:instrText>
        </w:r>
      </w:ins>
      <w:ins w:id="47" w:author="Sajivn" w:date="2012-12-07T16:31:00Z">
        <w:r w:rsidR="00ED29FD" w:rsidRPr="00ED29FD">
          <w:instrText>http://en.wikipedia.org/wiki/Travelling_salesman_problem</w:instrText>
        </w:r>
      </w:ins>
      <w:ins w:id="48" w:author="Sajivn" w:date="2012-12-07T16:35:00Z">
        <w:r w:rsidR="00ED29FD">
          <w:instrText xml:space="preserve">" </w:instrText>
        </w:r>
        <w:r w:rsidR="00ED29FD">
          <w:fldChar w:fldCharType="separate"/>
        </w:r>
      </w:ins>
      <w:ins w:id="49" w:author="Sajivn" w:date="2012-12-07T16:31:00Z">
        <w:r w:rsidR="00ED29FD" w:rsidRPr="00C701F1">
          <w:rPr>
            <w:rStyle w:val="Hyperlink"/>
          </w:rPr>
          <w:t>http://en.wikipedia.org/wiki/Travelling_salesman_problem</w:t>
        </w:r>
      </w:ins>
      <w:ins w:id="50" w:author="Sajivn" w:date="2012-12-07T16:35:00Z">
        <w:r w:rsidR="00ED29FD">
          <w:fldChar w:fldCharType="end"/>
        </w:r>
      </w:ins>
      <w:ins w:id="51" w:author="Sajivn" w:date="2012-12-07T16:31:00Z">
        <w:r w:rsidR="00ED29FD">
          <w:t>)</w:t>
        </w:r>
      </w:ins>
      <w:ins w:id="52" w:author="Sajivn" w:date="2012-12-07T16:30:00Z">
        <w:r w:rsidR="00ED29FD">
          <w:t>.</w:t>
        </w:r>
      </w:ins>
    </w:p>
    <w:p w:rsidR="000F42D9" w:rsidRDefault="00ED29FD" w:rsidP="00057524">
      <w:pPr>
        <w:rPr>
          <w:ins w:id="53" w:author="Sajivn" w:date="2012-12-07T16:35:00Z"/>
        </w:rPr>
        <w:pPrChange w:id="54" w:author="Sajivn" w:date="2012-12-07T16:26:00Z">
          <w:pPr>
            <w:pStyle w:val="Heading1"/>
            <w:numPr>
              <w:ilvl w:val="1"/>
              <w:numId w:val="4"/>
            </w:numPr>
            <w:tabs>
              <w:tab w:val="num" w:pos="567"/>
            </w:tabs>
            <w:ind w:left="360" w:hanging="360"/>
          </w:pPr>
        </w:pPrChange>
      </w:pPr>
      <w:ins w:id="55" w:author="Sajivn" w:date="2012-12-07T16:36:00Z">
        <w:r>
          <w:t xml:space="preserve">There are many algorithms to solve this problem. In this project, we use </w:t>
        </w:r>
      </w:ins>
      <w:ins w:id="56" w:author="Sajivn" w:date="2012-12-07T16:37:00Z">
        <w:r>
          <w:t xml:space="preserve">a </w:t>
        </w:r>
        <w:r w:rsidRPr="000F42D9">
          <w:rPr>
            <w:b/>
            <w:rPrChange w:id="57" w:author="Sajivn" w:date="2012-12-07T16:40:00Z">
              <w:rPr/>
            </w:rPrChange>
          </w:rPr>
          <w:t>Genetic Algorithm</w:t>
        </w:r>
      </w:ins>
      <w:ins w:id="58" w:author="Sajivn" w:date="2012-12-07T16:39:00Z">
        <w:r>
          <w:t xml:space="preserve"> published at </w:t>
        </w:r>
        <w:r w:rsidR="000F42D9">
          <w:fldChar w:fldCharType="begin"/>
        </w:r>
        <w:r w:rsidR="000F42D9">
          <w:instrText xml:space="preserve"> HYPERLINK "</w:instrText>
        </w:r>
        <w:r w:rsidR="000F42D9" w:rsidRPr="00ED29FD">
          <w:instrText>http://www.lalena.com/AI/TSP/</w:instrText>
        </w:r>
        <w:r w:rsidR="000F42D9">
          <w:instrText xml:space="preserve">" </w:instrText>
        </w:r>
        <w:r w:rsidR="000F42D9">
          <w:fldChar w:fldCharType="separate"/>
        </w:r>
        <w:r w:rsidR="000F42D9" w:rsidRPr="00C701F1">
          <w:rPr>
            <w:rStyle w:val="Hyperlink"/>
          </w:rPr>
          <w:t>http://www.lalena.com/AI/TSP/</w:t>
        </w:r>
        <w:r w:rsidR="000F42D9">
          <w:fldChar w:fldCharType="end"/>
        </w:r>
      </w:ins>
      <w:ins w:id="59" w:author="Sajivn" w:date="2012-12-07T16:40:00Z">
        <w:r w:rsidR="000F42D9">
          <w:t>.</w:t>
        </w:r>
      </w:ins>
      <w:bookmarkStart w:id="60" w:name="_GoBack"/>
      <w:bookmarkEnd w:id="60"/>
    </w:p>
    <w:p w:rsidR="00416841" w:rsidRPr="00B337EB" w:rsidRDefault="00416841" w:rsidP="004012E7">
      <w:pPr>
        <w:pStyle w:val="Heading1"/>
        <w:ind w:left="-540"/>
      </w:pPr>
    </w:p>
    <w:p w:rsidR="00F66243" w:rsidRPr="00EC5409" w:rsidRDefault="00F66243" w:rsidP="006748A4">
      <w:pPr>
        <w:pStyle w:val="ListParagraph"/>
        <w:keepNext/>
        <w:keepLines/>
        <w:numPr>
          <w:ilvl w:val="1"/>
          <w:numId w:val="2"/>
        </w:numPr>
        <w:spacing w:before="400"/>
        <w:outlineLvl w:val="0"/>
        <w:rPr>
          <w:rFonts w:eastAsia="MS Gothic"/>
          <w:b/>
          <w:bCs/>
          <w:noProof/>
          <w:vanish/>
          <w:color w:val="4F81BD"/>
          <w:sz w:val="26"/>
          <w:szCs w:val="26"/>
        </w:rPr>
      </w:pPr>
      <w:bookmarkStart w:id="61" w:name="_Toc337312866"/>
      <w:bookmarkStart w:id="62" w:name="_Toc337312867"/>
      <w:bookmarkStart w:id="63" w:name="_Toc337312868"/>
      <w:bookmarkStart w:id="64" w:name="_Toc337312869"/>
      <w:bookmarkStart w:id="65" w:name="_Toc337312870"/>
      <w:bookmarkStart w:id="66" w:name="_Toc337312904"/>
      <w:bookmarkStart w:id="67" w:name="_Toc337312905"/>
      <w:bookmarkStart w:id="68" w:name="_Toc337312906"/>
      <w:bookmarkStart w:id="69" w:name="_Toc337312907"/>
      <w:bookmarkStart w:id="70" w:name="_Toc337312908"/>
      <w:bookmarkStart w:id="71" w:name="_Toc337312942"/>
      <w:bookmarkStart w:id="72" w:name="_Toc337312943"/>
      <w:bookmarkStart w:id="73" w:name="_Toc335815674"/>
      <w:bookmarkStart w:id="74" w:name="_Toc335815756"/>
      <w:bookmarkStart w:id="75" w:name="_Toc335824493"/>
      <w:bookmarkStart w:id="76" w:name="_Toc335824509"/>
      <w:bookmarkStart w:id="77" w:name="_Toc335824524"/>
      <w:bookmarkStart w:id="78" w:name="_Toc336515290"/>
      <w:bookmarkStart w:id="79" w:name="_Toc336885606"/>
      <w:bookmarkStart w:id="80" w:name="_Toc336946593"/>
      <w:bookmarkStart w:id="81" w:name="_Toc337059407"/>
      <w:bookmarkStart w:id="82" w:name="_Toc337059622"/>
      <w:bookmarkStart w:id="83" w:name="_Toc337059702"/>
      <w:bookmarkStart w:id="84" w:name="_Toc337059756"/>
      <w:bookmarkStart w:id="85" w:name="_Toc337064599"/>
      <w:bookmarkStart w:id="86" w:name="_Toc337066932"/>
      <w:bookmarkStart w:id="87" w:name="_Toc337067008"/>
      <w:bookmarkStart w:id="88" w:name="_Toc337067220"/>
      <w:bookmarkStart w:id="89" w:name="_Toc337070791"/>
      <w:bookmarkStart w:id="90" w:name="_Toc337122452"/>
      <w:bookmarkStart w:id="91" w:name="_Toc337125928"/>
      <w:bookmarkStart w:id="92" w:name="_Toc337126722"/>
      <w:bookmarkStart w:id="93" w:name="_Toc337126810"/>
      <w:bookmarkStart w:id="94" w:name="_Toc337313000"/>
      <w:bookmarkStart w:id="95" w:name="_Toc337313588"/>
      <w:bookmarkStart w:id="96" w:name="_Toc337328026"/>
      <w:bookmarkStart w:id="97" w:name="_Toc335815675"/>
      <w:bookmarkStart w:id="98" w:name="_Toc335815757"/>
      <w:bookmarkStart w:id="99" w:name="_Toc335824494"/>
      <w:bookmarkStart w:id="100" w:name="_Toc335824510"/>
      <w:bookmarkStart w:id="101" w:name="_Toc335824525"/>
      <w:bookmarkStart w:id="102" w:name="_Toc336515291"/>
      <w:bookmarkEnd w:id="0"/>
      <w:bookmarkEnd w:id="1"/>
      <w:bookmarkEnd w:id="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sectPr w:rsidR="00F66243" w:rsidRPr="00EC5409" w:rsidSect="009B08F6">
      <w:pgSz w:w="12240" w:h="15840" w:code="1"/>
      <w:pgMar w:top="1440" w:right="994" w:bottom="634" w:left="1987" w:header="720" w:footer="720" w:gutter="0"/>
      <w:pgNumType w:start="1"/>
      <w:cols w:space="720"/>
      <w:titlePg/>
      <w:docGrid w:linePitch="360"/>
      <w:sectPrChange w:id="103" w:author="Sajivn" w:date="2012-12-07T15:44:00Z">
        <w:sectPr w:rsidR="00F66243" w:rsidRPr="00EC5409" w:rsidSect="009B08F6">
          <w:pgMar w:top="1440" w:right="990" w:bottom="630" w:left="198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E8B" w:rsidRDefault="00B81E8B" w:rsidP="00694609">
      <w:pPr>
        <w:spacing w:after="0" w:line="240" w:lineRule="auto"/>
      </w:pPr>
      <w:r>
        <w:separator/>
      </w:r>
    </w:p>
  </w:endnote>
  <w:endnote w:type="continuationSeparator" w:id="0">
    <w:p w:rsidR="00B81E8B" w:rsidRDefault="00B81E8B" w:rsidP="00694609">
      <w:pPr>
        <w:spacing w:after="0" w:line="240" w:lineRule="auto"/>
      </w:pPr>
      <w:r>
        <w:continuationSeparator/>
      </w:r>
    </w:p>
  </w:endnote>
  <w:endnote w:type="continuationNotice" w:id="1">
    <w:p w:rsidR="00B81E8B" w:rsidRDefault="00B81E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801"/>
      <w:gridCol w:w="6536"/>
    </w:tblGrid>
    <w:tr w:rsidR="00CE0D99">
      <w:trPr>
        <w:trHeight w:val="360"/>
      </w:trPr>
      <w:tc>
        <w:tcPr>
          <w:tcW w:w="1500" w:type="pct"/>
          <w:shd w:val="clear" w:color="auto" w:fill="8064A2" w:themeFill="accent4"/>
        </w:tcPr>
        <w:p w:rsidR="00CE0D99" w:rsidRDefault="00CE0D99">
          <w:pPr>
            <w:pStyle w:val="Footer"/>
            <w:rPr>
              <w:color w:val="FFFFFF" w:themeColor="background1"/>
            </w:rPr>
          </w:pPr>
          <w:r>
            <w:fldChar w:fldCharType="begin"/>
          </w:r>
          <w:r>
            <w:instrText xml:space="preserve"> PAGE   \* MERGEFORMAT </w:instrText>
          </w:r>
          <w:r>
            <w:fldChar w:fldCharType="separate"/>
          </w:r>
          <w:r w:rsidR="000F42D9" w:rsidRPr="000F42D9">
            <w:rPr>
              <w:noProof/>
              <w:color w:val="FFFFFF" w:themeColor="background1"/>
            </w:rPr>
            <w:t>2</w:t>
          </w:r>
          <w:r>
            <w:rPr>
              <w:noProof/>
              <w:color w:val="FFFFFF" w:themeColor="background1"/>
            </w:rPr>
            <w:fldChar w:fldCharType="end"/>
          </w:r>
        </w:p>
      </w:tc>
      <w:tc>
        <w:tcPr>
          <w:tcW w:w="3500" w:type="pct"/>
        </w:tcPr>
        <w:p w:rsidR="00CE0D99" w:rsidRDefault="00CE0D99">
          <w:pPr>
            <w:pStyle w:val="Footer"/>
          </w:pPr>
          <w:r>
            <w:t>Capstone Project – HDMS</w:t>
          </w:r>
        </w:p>
      </w:tc>
    </w:tr>
  </w:tbl>
  <w:p w:rsidR="00CE0D99" w:rsidRDefault="00CE0D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6"/>
      <w:gridCol w:w="2801"/>
    </w:tblGrid>
    <w:tr w:rsidR="00CE0D99">
      <w:trPr>
        <w:trHeight w:val="360"/>
      </w:trPr>
      <w:tc>
        <w:tcPr>
          <w:tcW w:w="3500" w:type="pct"/>
        </w:tcPr>
        <w:p w:rsidR="00CE0D99" w:rsidRDefault="00CE0D99" w:rsidP="00416841">
          <w:pPr>
            <w:pStyle w:val="Footer"/>
            <w:jc w:val="right"/>
            <w:rPr>
              <w:rFonts w:asciiTheme="majorHAnsi" w:eastAsiaTheme="majorEastAsia" w:hAnsiTheme="majorHAnsi" w:cstheme="majorBidi"/>
              <w:color w:val="404040" w:themeColor="text1" w:themeTint="BF"/>
            </w:rPr>
          </w:pPr>
          <w:r>
            <w:t>Capstone Project – HDMS</w:t>
          </w:r>
        </w:p>
      </w:tc>
      <w:tc>
        <w:tcPr>
          <w:tcW w:w="1500" w:type="pct"/>
          <w:shd w:val="clear" w:color="auto" w:fill="8064A2" w:themeFill="accent4"/>
        </w:tcPr>
        <w:p w:rsidR="00CE0D99" w:rsidRDefault="00CE0D99">
          <w:pPr>
            <w:pStyle w:val="Footer"/>
            <w:jc w:val="right"/>
            <w:rPr>
              <w:color w:val="FFFFFF" w:themeColor="background1"/>
            </w:rPr>
          </w:pPr>
          <w:r>
            <w:fldChar w:fldCharType="begin"/>
          </w:r>
          <w:r>
            <w:instrText xml:space="preserve"> PAGE    \* MERGEFORMAT </w:instrText>
          </w:r>
          <w:r>
            <w:fldChar w:fldCharType="separate"/>
          </w:r>
          <w:r w:rsidR="000F42D9" w:rsidRPr="000F42D9">
            <w:rPr>
              <w:noProof/>
              <w:color w:val="FFFFFF" w:themeColor="background1"/>
            </w:rPr>
            <w:t>3</w:t>
          </w:r>
          <w:r>
            <w:rPr>
              <w:noProof/>
              <w:color w:val="FFFFFF" w:themeColor="background1"/>
            </w:rPr>
            <w:fldChar w:fldCharType="end"/>
          </w:r>
        </w:p>
      </w:tc>
    </w:tr>
  </w:tbl>
  <w:p w:rsidR="00CE0D99" w:rsidRDefault="00CE0D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5"/>
    </w:tblGrid>
    <w:tr w:rsidR="00CE0D99">
      <w:trPr>
        <w:trHeight w:val="10166"/>
      </w:trPr>
      <w:tc>
        <w:tcPr>
          <w:tcW w:w="498" w:type="dxa"/>
          <w:tcBorders>
            <w:bottom w:val="single" w:sz="4" w:space="0" w:color="auto"/>
          </w:tcBorders>
          <w:textDirection w:val="btLr"/>
        </w:tcPr>
        <w:p w:rsidR="00CE0D99" w:rsidRPr="00416841" w:rsidRDefault="00CE0D99">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 xml:space="preserve"> Design Description</w:t>
          </w:r>
        </w:p>
      </w:tc>
    </w:tr>
    <w:tr w:rsidR="00CE0D99">
      <w:tc>
        <w:tcPr>
          <w:tcW w:w="498" w:type="dxa"/>
          <w:tcBorders>
            <w:top w:val="single" w:sz="4" w:space="0" w:color="auto"/>
          </w:tcBorders>
        </w:tcPr>
        <w:p w:rsidR="00CE0D99" w:rsidRDefault="00CE0D99">
          <w:pPr>
            <w:pStyle w:val="Footer"/>
          </w:pPr>
          <w:r>
            <w:fldChar w:fldCharType="begin"/>
          </w:r>
          <w:r>
            <w:instrText xml:space="preserve"> PAGE   \* MERGEFORMAT </w:instrText>
          </w:r>
          <w:r>
            <w:fldChar w:fldCharType="separate"/>
          </w:r>
          <w:r w:rsidR="00ED29FD" w:rsidRPr="00ED29FD">
            <w:rPr>
              <w:noProof/>
              <w:color w:val="4F81BD" w:themeColor="accent1"/>
              <w:sz w:val="40"/>
              <w:szCs w:val="40"/>
            </w:rPr>
            <w:t>1</w:t>
          </w:r>
          <w:r>
            <w:rPr>
              <w:noProof/>
              <w:color w:val="4F81BD" w:themeColor="accent1"/>
              <w:sz w:val="40"/>
              <w:szCs w:val="40"/>
            </w:rPr>
            <w:fldChar w:fldCharType="end"/>
          </w:r>
        </w:p>
      </w:tc>
    </w:tr>
    <w:tr w:rsidR="00CE0D99">
      <w:trPr>
        <w:trHeight w:val="768"/>
      </w:trPr>
      <w:tc>
        <w:tcPr>
          <w:tcW w:w="498" w:type="dxa"/>
        </w:tcPr>
        <w:p w:rsidR="00CE0D99" w:rsidRDefault="00CE0D99">
          <w:pPr>
            <w:pStyle w:val="Header"/>
          </w:pPr>
        </w:p>
      </w:tc>
    </w:tr>
  </w:tbl>
  <w:p w:rsidR="00CE0D99" w:rsidRDefault="00CE0D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E8B" w:rsidRDefault="00B81E8B" w:rsidP="00694609">
      <w:pPr>
        <w:spacing w:after="0" w:line="240" w:lineRule="auto"/>
      </w:pPr>
      <w:r>
        <w:separator/>
      </w:r>
    </w:p>
  </w:footnote>
  <w:footnote w:type="continuationSeparator" w:id="0">
    <w:p w:rsidR="00B81E8B" w:rsidRDefault="00B81E8B" w:rsidP="00694609">
      <w:pPr>
        <w:spacing w:after="0" w:line="240" w:lineRule="auto"/>
      </w:pPr>
      <w:r>
        <w:continuationSeparator/>
      </w:r>
    </w:p>
  </w:footnote>
  <w:footnote w:type="continuationNotice" w:id="1">
    <w:p w:rsidR="00B81E8B" w:rsidRDefault="00B81E8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6"/>
      <w:gridCol w:w="1401"/>
    </w:tblGrid>
    <w:tr w:rsidR="00CE0D99">
      <w:trPr>
        <w:trHeight w:val="475"/>
      </w:trPr>
      <w:sdt>
        <w:sdtPr>
          <w:rPr>
            <w:caps/>
            <w:color w:val="FFFFFF" w:themeColor="background1"/>
          </w:rPr>
          <w:alias w:val="Title"/>
          <w:id w:val="2094658601"/>
          <w:placeholder>
            <w:docPart w:val="1C032E563989439A941509C925D8FB82"/>
          </w:placeholde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CE0D99" w:rsidRDefault="00CE0D99">
              <w:pPr>
                <w:pStyle w:val="Header"/>
                <w:jc w:val="right"/>
                <w:rPr>
                  <w:caps/>
                  <w:color w:val="FFFFFF" w:themeColor="background1"/>
                </w:rPr>
              </w:pPr>
              <w:r>
                <w:rPr>
                  <w:caps/>
                  <w:color w:val="FFFFFF" w:themeColor="background1"/>
                </w:rPr>
                <w:t>Report 4 - Software design description</w:t>
              </w:r>
            </w:p>
          </w:tc>
        </w:sdtContent>
      </w:sdt>
      <w:sdt>
        <w:sdtPr>
          <w:rPr>
            <w:color w:val="FFFFFF" w:themeColor="background1"/>
          </w:rPr>
          <w:alias w:val="Date"/>
          <w:id w:val="1148941962"/>
          <w:placeholder>
            <w:docPart w:val="C65A1F71765544D1A5A808BC04C6079B"/>
          </w:placeholder>
          <w:dataBinding w:prefixMappings="xmlns:ns0='http://schemas.microsoft.com/office/2006/coverPageProps'" w:xpath="/ns0:CoverPageProperties[1]/ns0:PublishDate[1]" w:storeItemID="{55AF091B-3C7A-41E3-B477-F2FDAA23CFDA}"/>
          <w:date w:fullDate="2012-10-15T00:00:00Z">
            <w:dateFormat w:val="MMMM d, yyyy"/>
            <w:lid w:val="en-US"/>
            <w:storeMappedDataAs w:val="dateTime"/>
            <w:calendar w:val="gregorian"/>
          </w:date>
        </w:sdtPr>
        <w:sdtContent>
          <w:tc>
            <w:tcPr>
              <w:tcW w:w="750" w:type="pct"/>
              <w:shd w:val="clear" w:color="auto" w:fill="000000" w:themeFill="text1"/>
              <w:vAlign w:val="center"/>
            </w:tcPr>
            <w:p w:rsidR="00CE0D99" w:rsidRDefault="00CE0D99">
              <w:pPr>
                <w:pStyle w:val="Header"/>
                <w:jc w:val="right"/>
                <w:rPr>
                  <w:color w:val="FFFFFF" w:themeColor="background1"/>
                </w:rPr>
              </w:pPr>
              <w:r>
                <w:rPr>
                  <w:color w:val="FFFFFF" w:themeColor="background1"/>
                </w:rPr>
                <w:t>October 15, 2012</w:t>
              </w:r>
            </w:p>
          </w:tc>
        </w:sdtContent>
      </w:sdt>
    </w:tr>
  </w:tbl>
  <w:p w:rsidR="00CE0D99" w:rsidRDefault="00CE0D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1"/>
      <w:gridCol w:w="7936"/>
    </w:tblGrid>
    <w:tr w:rsidR="00CE0D99" w:rsidRPr="00F35C1D">
      <w:trPr>
        <w:trHeight w:val="475"/>
      </w:trPr>
      <w:sdt>
        <w:sdtPr>
          <w:rPr>
            <w:rFonts w:asciiTheme="minorHAnsi" w:hAnsiTheme="minorHAnsi" w:cstheme="minorHAnsi"/>
            <w:color w:val="FFFFFF" w:themeColor="background1"/>
          </w:rPr>
          <w:alias w:val="Date"/>
          <w:id w:val="-146289701"/>
          <w:dataBinding w:prefixMappings="xmlns:ns0='http://schemas.microsoft.com/office/2006/coverPageProps'" w:xpath="/ns0:CoverPageProperties[1]/ns0:PublishDate[1]" w:storeItemID="{55AF091B-3C7A-41E3-B477-F2FDAA23CFDA}"/>
          <w:date w:fullDate="2012-10-15T00:00:00Z">
            <w:dateFormat w:val="MMMM d, yyyy"/>
            <w:lid w:val="en-US"/>
            <w:storeMappedDataAs w:val="dateTime"/>
            <w:calendar w:val="gregorian"/>
          </w:date>
        </w:sdtPr>
        <w:sdtContent>
          <w:tc>
            <w:tcPr>
              <w:tcW w:w="750" w:type="pct"/>
              <w:shd w:val="clear" w:color="auto" w:fill="000000" w:themeFill="text1"/>
            </w:tcPr>
            <w:p w:rsidR="00CE0D99" w:rsidRPr="00F35C1D" w:rsidRDefault="00CE0D99">
              <w:pPr>
                <w:pStyle w:val="Header"/>
                <w:rPr>
                  <w:rFonts w:asciiTheme="minorHAnsi" w:hAnsiTheme="minorHAnsi" w:cstheme="minorHAnsi"/>
                  <w:color w:val="FFFFFF" w:themeColor="background1"/>
                </w:rPr>
              </w:pPr>
              <w:r w:rsidRPr="00416841">
                <w:rPr>
                  <w:rFonts w:asciiTheme="minorHAnsi" w:hAnsiTheme="minorHAnsi" w:cstheme="minorHAnsi"/>
                  <w:color w:val="FFFFFF" w:themeColor="background1"/>
                </w:rPr>
                <w:t>October 15, 2012</w:t>
              </w:r>
            </w:p>
          </w:tc>
        </w:sdtContent>
      </w:sdt>
      <w:sdt>
        <w:sdtPr>
          <w:rPr>
            <w:rFonts w:asciiTheme="minorHAnsi" w:hAnsiTheme="minorHAnsi" w:cstheme="minorHAnsi"/>
            <w:caps/>
            <w:color w:val="FFFFFF" w:themeColor="background1"/>
          </w:rPr>
          <w:alias w:val="Title"/>
          <w:id w:val="-181674587"/>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CE0D99" w:rsidRPr="00F35C1D" w:rsidRDefault="00CE0D99">
              <w:pPr>
                <w:pStyle w:val="Header"/>
                <w:rPr>
                  <w:rFonts w:asciiTheme="minorHAnsi" w:hAnsiTheme="minorHAnsi" w:cstheme="minorHAnsi"/>
                  <w:caps/>
                  <w:color w:val="FFFFFF" w:themeColor="background1"/>
                </w:rPr>
              </w:pPr>
              <w:r w:rsidRPr="00416841">
                <w:rPr>
                  <w:rFonts w:asciiTheme="minorHAnsi" w:hAnsiTheme="minorHAnsi" w:cstheme="minorHAnsi"/>
                  <w:caps/>
                  <w:color w:val="FFFFFF" w:themeColor="background1"/>
                </w:rPr>
                <w:t>Report 4 - Software design description</w:t>
              </w:r>
            </w:p>
          </w:tc>
        </w:sdtContent>
      </w:sdt>
    </w:tr>
  </w:tbl>
  <w:p w:rsidR="00CE0D99" w:rsidRPr="00F35C1D" w:rsidRDefault="00CE0D99">
    <w:pPr>
      <w:pStyle w:val="Header"/>
      <w:rPr>
        <w:rFonts w:asciiTheme="minorHAnsi" w:hAnsiTheme="minorHAnsi"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14D5"/>
    <w:multiLevelType w:val="hybridMultilevel"/>
    <w:tmpl w:val="E3AE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189666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BF54E7"/>
    <w:multiLevelType w:val="multilevel"/>
    <w:tmpl w:val="1056FD58"/>
    <w:numStyleLink w:val="Style1"/>
  </w:abstractNum>
  <w:abstractNum w:abstractNumId="5">
    <w:nsid w:val="3C3B6902"/>
    <w:multiLevelType w:val="multilevel"/>
    <w:tmpl w:val="C03C30DE"/>
    <w:lvl w:ilvl="0">
      <w:start w:val="4"/>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2"/>
  </w:num>
  <w:num w:numId="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1"/>
  </w:num>
  <w:num w:numId="4">
    <w:abstractNumId w:val="5"/>
  </w:num>
  <w:num w:numId="5">
    <w:abstractNumId w:val="0"/>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6B6072"/>
    <w:rsid w:val="00004A69"/>
    <w:rsid w:val="000068C3"/>
    <w:rsid w:val="00007C12"/>
    <w:rsid w:val="00024494"/>
    <w:rsid w:val="00025442"/>
    <w:rsid w:val="00031652"/>
    <w:rsid w:val="00031868"/>
    <w:rsid w:val="00031F9D"/>
    <w:rsid w:val="000556C2"/>
    <w:rsid w:val="00057524"/>
    <w:rsid w:val="000627CA"/>
    <w:rsid w:val="00062E40"/>
    <w:rsid w:val="000643DF"/>
    <w:rsid w:val="00065418"/>
    <w:rsid w:val="000702C7"/>
    <w:rsid w:val="000757EE"/>
    <w:rsid w:val="0007666E"/>
    <w:rsid w:val="000768C5"/>
    <w:rsid w:val="00077910"/>
    <w:rsid w:val="000802F4"/>
    <w:rsid w:val="00085462"/>
    <w:rsid w:val="00094330"/>
    <w:rsid w:val="00095410"/>
    <w:rsid w:val="00097636"/>
    <w:rsid w:val="000A3573"/>
    <w:rsid w:val="000A4B89"/>
    <w:rsid w:val="000A7309"/>
    <w:rsid w:val="000B0608"/>
    <w:rsid w:val="000B1A6A"/>
    <w:rsid w:val="000B1EEE"/>
    <w:rsid w:val="000B72DD"/>
    <w:rsid w:val="000B7960"/>
    <w:rsid w:val="000C1A17"/>
    <w:rsid w:val="000C2229"/>
    <w:rsid w:val="000C4A87"/>
    <w:rsid w:val="000C70D7"/>
    <w:rsid w:val="000C75BB"/>
    <w:rsid w:val="000D1659"/>
    <w:rsid w:val="000D166A"/>
    <w:rsid w:val="000D1A33"/>
    <w:rsid w:val="000E5003"/>
    <w:rsid w:val="000E5257"/>
    <w:rsid w:val="000E6191"/>
    <w:rsid w:val="000F1525"/>
    <w:rsid w:val="000F42D9"/>
    <w:rsid w:val="000F6F6F"/>
    <w:rsid w:val="000F7EA2"/>
    <w:rsid w:val="001065CB"/>
    <w:rsid w:val="001073D1"/>
    <w:rsid w:val="001074D5"/>
    <w:rsid w:val="00110B73"/>
    <w:rsid w:val="001149CE"/>
    <w:rsid w:val="00114B77"/>
    <w:rsid w:val="00123665"/>
    <w:rsid w:val="001305BB"/>
    <w:rsid w:val="001368D0"/>
    <w:rsid w:val="0014200C"/>
    <w:rsid w:val="0014420B"/>
    <w:rsid w:val="001451CC"/>
    <w:rsid w:val="001519AF"/>
    <w:rsid w:val="00152E28"/>
    <w:rsid w:val="00153A17"/>
    <w:rsid w:val="00153EB8"/>
    <w:rsid w:val="001541EE"/>
    <w:rsid w:val="00154345"/>
    <w:rsid w:val="00154762"/>
    <w:rsid w:val="00155F89"/>
    <w:rsid w:val="00156941"/>
    <w:rsid w:val="00160547"/>
    <w:rsid w:val="001723F2"/>
    <w:rsid w:val="00187CF2"/>
    <w:rsid w:val="00190FD7"/>
    <w:rsid w:val="0019147E"/>
    <w:rsid w:val="0019290A"/>
    <w:rsid w:val="00194E0D"/>
    <w:rsid w:val="00195DEF"/>
    <w:rsid w:val="00197171"/>
    <w:rsid w:val="0019798C"/>
    <w:rsid w:val="001A11C1"/>
    <w:rsid w:val="001A2FF1"/>
    <w:rsid w:val="001A3D6B"/>
    <w:rsid w:val="001C1AE3"/>
    <w:rsid w:val="001C5B0C"/>
    <w:rsid w:val="001D0E32"/>
    <w:rsid w:val="001D3BF9"/>
    <w:rsid w:val="001D67CA"/>
    <w:rsid w:val="001D7819"/>
    <w:rsid w:val="001E2331"/>
    <w:rsid w:val="001E2C06"/>
    <w:rsid w:val="001E41F0"/>
    <w:rsid w:val="001E5116"/>
    <w:rsid w:val="001F08C7"/>
    <w:rsid w:val="001F4F98"/>
    <w:rsid w:val="001F52B4"/>
    <w:rsid w:val="001F6FEF"/>
    <w:rsid w:val="002011AD"/>
    <w:rsid w:val="00201A96"/>
    <w:rsid w:val="002068C5"/>
    <w:rsid w:val="00207FEA"/>
    <w:rsid w:val="00210FD2"/>
    <w:rsid w:val="00211FA7"/>
    <w:rsid w:val="00215747"/>
    <w:rsid w:val="00221425"/>
    <w:rsid w:val="002217EB"/>
    <w:rsid w:val="002249BF"/>
    <w:rsid w:val="00225581"/>
    <w:rsid w:val="00230C8B"/>
    <w:rsid w:val="002337BD"/>
    <w:rsid w:val="00233E6C"/>
    <w:rsid w:val="00236C96"/>
    <w:rsid w:val="002371F6"/>
    <w:rsid w:val="002441B9"/>
    <w:rsid w:val="00245451"/>
    <w:rsid w:val="00254A41"/>
    <w:rsid w:val="002577F9"/>
    <w:rsid w:val="00257CEE"/>
    <w:rsid w:val="00260B5A"/>
    <w:rsid w:val="002640F6"/>
    <w:rsid w:val="002715EB"/>
    <w:rsid w:val="0027370F"/>
    <w:rsid w:val="00274696"/>
    <w:rsid w:val="00276399"/>
    <w:rsid w:val="00280F59"/>
    <w:rsid w:val="002933A6"/>
    <w:rsid w:val="0029505B"/>
    <w:rsid w:val="002A10ED"/>
    <w:rsid w:val="002A1385"/>
    <w:rsid w:val="002A204B"/>
    <w:rsid w:val="002A3752"/>
    <w:rsid w:val="002A5E90"/>
    <w:rsid w:val="002B04DF"/>
    <w:rsid w:val="002B6655"/>
    <w:rsid w:val="002C0BEC"/>
    <w:rsid w:val="002D3E7D"/>
    <w:rsid w:val="002D48BD"/>
    <w:rsid w:val="002D500A"/>
    <w:rsid w:val="002E47A0"/>
    <w:rsid w:val="002E6E1E"/>
    <w:rsid w:val="002F13D7"/>
    <w:rsid w:val="002F28CB"/>
    <w:rsid w:val="002F3885"/>
    <w:rsid w:val="002F5725"/>
    <w:rsid w:val="002F74AD"/>
    <w:rsid w:val="0030232E"/>
    <w:rsid w:val="003033B6"/>
    <w:rsid w:val="00303F64"/>
    <w:rsid w:val="00304114"/>
    <w:rsid w:val="00307DD7"/>
    <w:rsid w:val="003112A6"/>
    <w:rsid w:val="00316402"/>
    <w:rsid w:val="00320506"/>
    <w:rsid w:val="0032170A"/>
    <w:rsid w:val="00322A3D"/>
    <w:rsid w:val="00324C0B"/>
    <w:rsid w:val="00326AAF"/>
    <w:rsid w:val="00327563"/>
    <w:rsid w:val="00333C5D"/>
    <w:rsid w:val="00340628"/>
    <w:rsid w:val="00340C20"/>
    <w:rsid w:val="00342C1B"/>
    <w:rsid w:val="00343605"/>
    <w:rsid w:val="00343969"/>
    <w:rsid w:val="00345A95"/>
    <w:rsid w:val="003512A2"/>
    <w:rsid w:val="0035626C"/>
    <w:rsid w:val="00360D0A"/>
    <w:rsid w:val="00366E5A"/>
    <w:rsid w:val="00367C91"/>
    <w:rsid w:val="0037109D"/>
    <w:rsid w:val="003746D4"/>
    <w:rsid w:val="00384668"/>
    <w:rsid w:val="00384B7E"/>
    <w:rsid w:val="00384D1F"/>
    <w:rsid w:val="003867D6"/>
    <w:rsid w:val="00386C4C"/>
    <w:rsid w:val="00387C61"/>
    <w:rsid w:val="003918E6"/>
    <w:rsid w:val="00393ED8"/>
    <w:rsid w:val="00395092"/>
    <w:rsid w:val="003A6B1C"/>
    <w:rsid w:val="003B0714"/>
    <w:rsid w:val="003B227C"/>
    <w:rsid w:val="003B7E27"/>
    <w:rsid w:val="003C5AF6"/>
    <w:rsid w:val="003C6F9A"/>
    <w:rsid w:val="003C7442"/>
    <w:rsid w:val="003D302C"/>
    <w:rsid w:val="003D3580"/>
    <w:rsid w:val="003D58C7"/>
    <w:rsid w:val="003E08FA"/>
    <w:rsid w:val="003E10DA"/>
    <w:rsid w:val="003E20A9"/>
    <w:rsid w:val="003E603D"/>
    <w:rsid w:val="003F09B9"/>
    <w:rsid w:val="003F17E0"/>
    <w:rsid w:val="003F2BC1"/>
    <w:rsid w:val="004012E7"/>
    <w:rsid w:val="00402460"/>
    <w:rsid w:val="00402948"/>
    <w:rsid w:val="00403392"/>
    <w:rsid w:val="00403E4C"/>
    <w:rsid w:val="00406F32"/>
    <w:rsid w:val="004072C3"/>
    <w:rsid w:val="0041151B"/>
    <w:rsid w:val="004124DA"/>
    <w:rsid w:val="00413902"/>
    <w:rsid w:val="00416841"/>
    <w:rsid w:val="00420593"/>
    <w:rsid w:val="004253F4"/>
    <w:rsid w:val="0043707F"/>
    <w:rsid w:val="0044073C"/>
    <w:rsid w:val="00441667"/>
    <w:rsid w:val="00442671"/>
    <w:rsid w:val="00442DDC"/>
    <w:rsid w:val="00443A38"/>
    <w:rsid w:val="0044508C"/>
    <w:rsid w:val="0044525A"/>
    <w:rsid w:val="004459E2"/>
    <w:rsid w:val="00445C7F"/>
    <w:rsid w:val="0044766E"/>
    <w:rsid w:val="00455C14"/>
    <w:rsid w:val="00463070"/>
    <w:rsid w:val="00463527"/>
    <w:rsid w:val="00466F12"/>
    <w:rsid w:val="004673D0"/>
    <w:rsid w:val="00470A30"/>
    <w:rsid w:val="00474A45"/>
    <w:rsid w:val="00474A86"/>
    <w:rsid w:val="004754DB"/>
    <w:rsid w:val="00482E54"/>
    <w:rsid w:val="004858EC"/>
    <w:rsid w:val="004867CB"/>
    <w:rsid w:val="00487934"/>
    <w:rsid w:val="00491577"/>
    <w:rsid w:val="0049178E"/>
    <w:rsid w:val="004931F3"/>
    <w:rsid w:val="004962A1"/>
    <w:rsid w:val="004971EC"/>
    <w:rsid w:val="004A079F"/>
    <w:rsid w:val="004A200A"/>
    <w:rsid w:val="004A2C74"/>
    <w:rsid w:val="004A3289"/>
    <w:rsid w:val="004A3423"/>
    <w:rsid w:val="004A6672"/>
    <w:rsid w:val="004B17A0"/>
    <w:rsid w:val="004B418F"/>
    <w:rsid w:val="004B6561"/>
    <w:rsid w:val="004B6DFA"/>
    <w:rsid w:val="004B75E2"/>
    <w:rsid w:val="004C523C"/>
    <w:rsid w:val="004D4FC5"/>
    <w:rsid w:val="004D5DD7"/>
    <w:rsid w:val="004E0DE3"/>
    <w:rsid w:val="004E1A99"/>
    <w:rsid w:val="004E6118"/>
    <w:rsid w:val="004F5332"/>
    <w:rsid w:val="004F57E4"/>
    <w:rsid w:val="004F6855"/>
    <w:rsid w:val="004F74DF"/>
    <w:rsid w:val="005031A6"/>
    <w:rsid w:val="00503446"/>
    <w:rsid w:val="00507059"/>
    <w:rsid w:val="005136AF"/>
    <w:rsid w:val="005146FF"/>
    <w:rsid w:val="00514AF1"/>
    <w:rsid w:val="005166CF"/>
    <w:rsid w:val="00534FCC"/>
    <w:rsid w:val="00535B1D"/>
    <w:rsid w:val="00536BFD"/>
    <w:rsid w:val="00544E77"/>
    <w:rsid w:val="00545C45"/>
    <w:rsid w:val="0055071D"/>
    <w:rsid w:val="0055506F"/>
    <w:rsid w:val="00556D1C"/>
    <w:rsid w:val="00560D57"/>
    <w:rsid w:val="005637DE"/>
    <w:rsid w:val="005641BC"/>
    <w:rsid w:val="00564D16"/>
    <w:rsid w:val="005707AD"/>
    <w:rsid w:val="00574C3C"/>
    <w:rsid w:val="005839EA"/>
    <w:rsid w:val="00584119"/>
    <w:rsid w:val="00590125"/>
    <w:rsid w:val="0059077C"/>
    <w:rsid w:val="00591165"/>
    <w:rsid w:val="00593703"/>
    <w:rsid w:val="005951AB"/>
    <w:rsid w:val="005974AB"/>
    <w:rsid w:val="005A29C9"/>
    <w:rsid w:val="005A56C2"/>
    <w:rsid w:val="005A634D"/>
    <w:rsid w:val="005B08EF"/>
    <w:rsid w:val="005B2841"/>
    <w:rsid w:val="005B41F7"/>
    <w:rsid w:val="005D1D0E"/>
    <w:rsid w:val="005D2D81"/>
    <w:rsid w:val="005D305E"/>
    <w:rsid w:val="005E352A"/>
    <w:rsid w:val="005E4079"/>
    <w:rsid w:val="005E7324"/>
    <w:rsid w:val="005F05B5"/>
    <w:rsid w:val="005F1621"/>
    <w:rsid w:val="005F1C5F"/>
    <w:rsid w:val="00601075"/>
    <w:rsid w:val="006038E5"/>
    <w:rsid w:val="00605958"/>
    <w:rsid w:val="00605A95"/>
    <w:rsid w:val="00610323"/>
    <w:rsid w:val="00610F40"/>
    <w:rsid w:val="00611106"/>
    <w:rsid w:val="00611276"/>
    <w:rsid w:val="0061661D"/>
    <w:rsid w:val="00616F99"/>
    <w:rsid w:val="00621A0B"/>
    <w:rsid w:val="00623058"/>
    <w:rsid w:val="00623AAA"/>
    <w:rsid w:val="00623E4A"/>
    <w:rsid w:val="00625D7F"/>
    <w:rsid w:val="0062651B"/>
    <w:rsid w:val="00637835"/>
    <w:rsid w:val="0065022A"/>
    <w:rsid w:val="00653B2B"/>
    <w:rsid w:val="006602C9"/>
    <w:rsid w:val="00660D89"/>
    <w:rsid w:val="006611CC"/>
    <w:rsid w:val="006619CE"/>
    <w:rsid w:val="006727A8"/>
    <w:rsid w:val="00674465"/>
    <w:rsid w:val="006748A4"/>
    <w:rsid w:val="00675172"/>
    <w:rsid w:val="006774F7"/>
    <w:rsid w:val="00680EF0"/>
    <w:rsid w:val="00682AD1"/>
    <w:rsid w:val="00683646"/>
    <w:rsid w:val="0069121E"/>
    <w:rsid w:val="00694609"/>
    <w:rsid w:val="006974B7"/>
    <w:rsid w:val="006A01E8"/>
    <w:rsid w:val="006A08EE"/>
    <w:rsid w:val="006A2908"/>
    <w:rsid w:val="006A69D5"/>
    <w:rsid w:val="006B284F"/>
    <w:rsid w:val="006B2A16"/>
    <w:rsid w:val="006B45E3"/>
    <w:rsid w:val="006B4EFE"/>
    <w:rsid w:val="006B6072"/>
    <w:rsid w:val="006B68AF"/>
    <w:rsid w:val="006B76ED"/>
    <w:rsid w:val="006C78F7"/>
    <w:rsid w:val="006D2BA2"/>
    <w:rsid w:val="006D344D"/>
    <w:rsid w:val="006D476F"/>
    <w:rsid w:val="006D52B7"/>
    <w:rsid w:val="006D5B37"/>
    <w:rsid w:val="006D5C4F"/>
    <w:rsid w:val="006E0E0D"/>
    <w:rsid w:val="006E4B88"/>
    <w:rsid w:val="006E795E"/>
    <w:rsid w:val="006F1269"/>
    <w:rsid w:val="006F4988"/>
    <w:rsid w:val="006F7D28"/>
    <w:rsid w:val="00701166"/>
    <w:rsid w:val="007028F6"/>
    <w:rsid w:val="00702A02"/>
    <w:rsid w:val="0071195E"/>
    <w:rsid w:val="00712890"/>
    <w:rsid w:val="00715795"/>
    <w:rsid w:val="00720A8C"/>
    <w:rsid w:val="007216D7"/>
    <w:rsid w:val="007257D0"/>
    <w:rsid w:val="00726985"/>
    <w:rsid w:val="00730C2E"/>
    <w:rsid w:val="00732EDB"/>
    <w:rsid w:val="00733D78"/>
    <w:rsid w:val="00743959"/>
    <w:rsid w:val="007461AE"/>
    <w:rsid w:val="00747596"/>
    <w:rsid w:val="0075259E"/>
    <w:rsid w:val="00764394"/>
    <w:rsid w:val="007664F5"/>
    <w:rsid w:val="00770C9F"/>
    <w:rsid w:val="00776118"/>
    <w:rsid w:val="00776170"/>
    <w:rsid w:val="00777563"/>
    <w:rsid w:val="00780EBE"/>
    <w:rsid w:val="00781B42"/>
    <w:rsid w:val="00781FFC"/>
    <w:rsid w:val="007824A6"/>
    <w:rsid w:val="00783858"/>
    <w:rsid w:val="00783D5D"/>
    <w:rsid w:val="007843BE"/>
    <w:rsid w:val="00787988"/>
    <w:rsid w:val="007900A0"/>
    <w:rsid w:val="00791BCB"/>
    <w:rsid w:val="00793CBD"/>
    <w:rsid w:val="0079746C"/>
    <w:rsid w:val="007A23A2"/>
    <w:rsid w:val="007A2BCB"/>
    <w:rsid w:val="007A2D58"/>
    <w:rsid w:val="007A3BF0"/>
    <w:rsid w:val="007A4D90"/>
    <w:rsid w:val="007A5404"/>
    <w:rsid w:val="007B0EB7"/>
    <w:rsid w:val="007B5402"/>
    <w:rsid w:val="007C168B"/>
    <w:rsid w:val="007C3AD4"/>
    <w:rsid w:val="007D1251"/>
    <w:rsid w:val="007D299E"/>
    <w:rsid w:val="007D6FE6"/>
    <w:rsid w:val="007E2D06"/>
    <w:rsid w:val="007F37C6"/>
    <w:rsid w:val="007F49C9"/>
    <w:rsid w:val="007F4C31"/>
    <w:rsid w:val="008135F8"/>
    <w:rsid w:val="00817FA7"/>
    <w:rsid w:val="00823536"/>
    <w:rsid w:val="00825F93"/>
    <w:rsid w:val="008311EF"/>
    <w:rsid w:val="00832824"/>
    <w:rsid w:val="008328DD"/>
    <w:rsid w:val="00832F8D"/>
    <w:rsid w:val="00840CB6"/>
    <w:rsid w:val="00841124"/>
    <w:rsid w:val="00841EB0"/>
    <w:rsid w:val="0084208E"/>
    <w:rsid w:val="00844063"/>
    <w:rsid w:val="0085071A"/>
    <w:rsid w:val="00851F5D"/>
    <w:rsid w:val="00857BE0"/>
    <w:rsid w:val="008643FD"/>
    <w:rsid w:val="00870BD5"/>
    <w:rsid w:val="008741EF"/>
    <w:rsid w:val="008805A7"/>
    <w:rsid w:val="008827E4"/>
    <w:rsid w:val="00893EE2"/>
    <w:rsid w:val="00893EE8"/>
    <w:rsid w:val="00894E84"/>
    <w:rsid w:val="008A00A2"/>
    <w:rsid w:val="008A6F5E"/>
    <w:rsid w:val="008A798A"/>
    <w:rsid w:val="008B59D9"/>
    <w:rsid w:val="008B6E70"/>
    <w:rsid w:val="008C166E"/>
    <w:rsid w:val="008C1D4F"/>
    <w:rsid w:val="008C20D4"/>
    <w:rsid w:val="008C4D20"/>
    <w:rsid w:val="008C5BCC"/>
    <w:rsid w:val="008C634D"/>
    <w:rsid w:val="008D03B7"/>
    <w:rsid w:val="008D79AF"/>
    <w:rsid w:val="008D7EA3"/>
    <w:rsid w:val="008F152E"/>
    <w:rsid w:val="008F1F63"/>
    <w:rsid w:val="008F2D3B"/>
    <w:rsid w:val="008F3F7A"/>
    <w:rsid w:val="008F5F64"/>
    <w:rsid w:val="008F6F8F"/>
    <w:rsid w:val="008F7422"/>
    <w:rsid w:val="008F7BE6"/>
    <w:rsid w:val="008F7FE0"/>
    <w:rsid w:val="009022FD"/>
    <w:rsid w:val="00902C9C"/>
    <w:rsid w:val="00910539"/>
    <w:rsid w:val="00912CFF"/>
    <w:rsid w:val="00912FB3"/>
    <w:rsid w:val="0091383A"/>
    <w:rsid w:val="00915EF8"/>
    <w:rsid w:val="00934A62"/>
    <w:rsid w:val="00935EBC"/>
    <w:rsid w:val="00940387"/>
    <w:rsid w:val="009419D2"/>
    <w:rsid w:val="0094408C"/>
    <w:rsid w:val="00955A4E"/>
    <w:rsid w:val="00957504"/>
    <w:rsid w:val="00957B9F"/>
    <w:rsid w:val="00964B68"/>
    <w:rsid w:val="009664CB"/>
    <w:rsid w:val="00966C5A"/>
    <w:rsid w:val="0097166F"/>
    <w:rsid w:val="00984B21"/>
    <w:rsid w:val="0098587F"/>
    <w:rsid w:val="0098593C"/>
    <w:rsid w:val="00990CE5"/>
    <w:rsid w:val="0099261B"/>
    <w:rsid w:val="0099538B"/>
    <w:rsid w:val="00996B2A"/>
    <w:rsid w:val="009A1B66"/>
    <w:rsid w:val="009A37CC"/>
    <w:rsid w:val="009A52F9"/>
    <w:rsid w:val="009B08F6"/>
    <w:rsid w:val="009B7A9E"/>
    <w:rsid w:val="009C0167"/>
    <w:rsid w:val="009C1A13"/>
    <w:rsid w:val="009C2A31"/>
    <w:rsid w:val="009C512C"/>
    <w:rsid w:val="009D4B6B"/>
    <w:rsid w:val="009D5194"/>
    <w:rsid w:val="009D6DE4"/>
    <w:rsid w:val="009E0BB3"/>
    <w:rsid w:val="009E4FAD"/>
    <w:rsid w:val="009F0BF1"/>
    <w:rsid w:val="009F1BD5"/>
    <w:rsid w:val="009F4DAA"/>
    <w:rsid w:val="009F674C"/>
    <w:rsid w:val="00A13682"/>
    <w:rsid w:val="00A151CC"/>
    <w:rsid w:val="00A1579F"/>
    <w:rsid w:val="00A2163D"/>
    <w:rsid w:val="00A22C15"/>
    <w:rsid w:val="00A30B31"/>
    <w:rsid w:val="00A30E3C"/>
    <w:rsid w:val="00A318A8"/>
    <w:rsid w:val="00A3502D"/>
    <w:rsid w:val="00A372F6"/>
    <w:rsid w:val="00A420CA"/>
    <w:rsid w:val="00A44AA6"/>
    <w:rsid w:val="00A52798"/>
    <w:rsid w:val="00A55291"/>
    <w:rsid w:val="00A5553F"/>
    <w:rsid w:val="00A662C0"/>
    <w:rsid w:val="00A700AC"/>
    <w:rsid w:val="00A73D9E"/>
    <w:rsid w:val="00A76C46"/>
    <w:rsid w:val="00A810B2"/>
    <w:rsid w:val="00A93F5F"/>
    <w:rsid w:val="00A95F5B"/>
    <w:rsid w:val="00AA7B18"/>
    <w:rsid w:val="00AB3368"/>
    <w:rsid w:val="00AB5AC0"/>
    <w:rsid w:val="00AC1797"/>
    <w:rsid w:val="00AD2793"/>
    <w:rsid w:val="00AD2ED0"/>
    <w:rsid w:val="00AD7BF8"/>
    <w:rsid w:val="00AE060A"/>
    <w:rsid w:val="00AE50B2"/>
    <w:rsid w:val="00B0362A"/>
    <w:rsid w:val="00B0413D"/>
    <w:rsid w:val="00B15E02"/>
    <w:rsid w:val="00B16CDE"/>
    <w:rsid w:val="00B31855"/>
    <w:rsid w:val="00B337EB"/>
    <w:rsid w:val="00B365B8"/>
    <w:rsid w:val="00B368CC"/>
    <w:rsid w:val="00B37C3E"/>
    <w:rsid w:val="00B37EFB"/>
    <w:rsid w:val="00B514A8"/>
    <w:rsid w:val="00B516E3"/>
    <w:rsid w:val="00B530D7"/>
    <w:rsid w:val="00B540A8"/>
    <w:rsid w:val="00B551AA"/>
    <w:rsid w:val="00B60DB9"/>
    <w:rsid w:val="00B61043"/>
    <w:rsid w:val="00B62738"/>
    <w:rsid w:val="00B660DF"/>
    <w:rsid w:val="00B67BC7"/>
    <w:rsid w:val="00B71B80"/>
    <w:rsid w:val="00B75961"/>
    <w:rsid w:val="00B75E38"/>
    <w:rsid w:val="00B81E8B"/>
    <w:rsid w:val="00B85FD3"/>
    <w:rsid w:val="00B87732"/>
    <w:rsid w:val="00B930ED"/>
    <w:rsid w:val="00B932A5"/>
    <w:rsid w:val="00B96A90"/>
    <w:rsid w:val="00B97840"/>
    <w:rsid w:val="00BA0D74"/>
    <w:rsid w:val="00BA5515"/>
    <w:rsid w:val="00BA5D64"/>
    <w:rsid w:val="00BA7239"/>
    <w:rsid w:val="00BB6B0F"/>
    <w:rsid w:val="00BC0004"/>
    <w:rsid w:val="00BC0EA2"/>
    <w:rsid w:val="00BC52D7"/>
    <w:rsid w:val="00BD0185"/>
    <w:rsid w:val="00BD119B"/>
    <w:rsid w:val="00BE32D5"/>
    <w:rsid w:val="00BE3A9E"/>
    <w:rsid w:val="00BE403F"/>
    <w:rsid w:val="00BE5BDF"/>
    <w:rsid w:val="00BE7BAA"/>
    <w:rsid w:val="00BF1823"/>
    <w:rsid w:val="00BF2436"/>
    <w:rsid w:val="00BF6F54"/>
    <w:rsid w:val="00BF7946"/>
    <w:rsid w:val="00C01648"/>
    <w:rsid w:val="00C0610C"/>
    <w:rsid w:val="00C063D1"/>
    <w:rsid w:val="00C06B1F"/>
    <w:rsid w:val="00C10A4D"/>
    <w:rsid w:val="00C21877"/>
    <w:rsid w:val="00C24D1E"/>
    <w:rsid w:val="00C30CB4"/>
    <w:rsid w:val="00C3426C"/>
    <w:rsid w:val="00C50F54"/>
    <w:rsid w:val="00C512CA"/>
    <w:rsid w:val="00C5387D"/>
    <w:rsid w:val="00C61A74"/>
    <w:rsid w:val="00C62B40"/>
    <w:rsid w:val="00C63665"/>
    <w:rsid w:val="00C66B3F"/>
    <w:rsid w:val="00C70BC8"/>
    <w:rsid w:val="00C715C0"/>
    <w:rsid w:val="00C71E54"/>
    <w:rsid w:val="00C72720"/>
    <w:rsid w:val="00C73362"/>
    <w:rsid w:val="00C81325"/>
    <w:rsid w:val="00C82643"/>
    <w:rsid w:val="00C82A79"/>
    <w:rsid w:val="00C83360"/>
    <w:rsid w:val="00C8491B"/>
    <w:rsid w:val="00C84F19"/>
    <w:rsid w:val="00C85999"/>
    <w:rsid w:val="00C85E00"/>
    <w:rsid w:val="00C86BD4"/>
    <w:rsid w:val="00C90215"/>
    <w:rsid w:val="00C9332F"/>
    <w:rsid w:val="00C938E3"/>
    <w:rsid w:val="00CA2801"/>
    <w:rsid w:val="00CB0604"/>
    <w:rsid w:val="00CB0963"/>
    <w:rsid w:val="00CB121A"/>
    <w:rsid w:val="00CB6BCC"/>
    <w:rsid w:val="00CC047E"/>
    <w:rsid w:val="00CC1793"/>
    <w:rsid w:val="00CC647D"/>
    <w:rsid w:val="00CD2B14"/>
    <w:rsid w:val="00CD4465"/>
    <w:rsid w:val="00CD5605"/>
    <w:rsid w:val="00CE02BD"/>
    <w:rsid w:val="00CE0D99"/>
    <w:rsid w:val="00CE4322"/>
    <w:rsid w:val="00CE7DC5"/>
    <w:rsid w:val="00CF0ADD"/>
    <w:rsid w:val="00CF2282"/>
    <w:rsid w:val="00CF5FFA"/>
    <w:rsid w:val="00D04C18"/>
    <w:rsid w:val="00D0511C"/>
    <w:rsid w:val="00D05352"/>
    <w:rsid w:val="00D07A94"/>
    <w:rsid w:val="00D11EF1"/>
    <w:rsid w:val="00D145D9"/>
    <w:rsid w:val="00D1781E"/>
    <w:rsid w:val="00D22C77"/>
    <w:rsid w:val="00D22D40"/>
    <w:rsid w:val="00D22F1E"/>
    <w:rsid w:val="00D305EF"/>
    <w:rsid w:val="00D30A33"/>
    <w:rsid w:val="00D3305B"/>
    <w:rsid w:val="00D35193"/>
    <w:rsid w:val="00D37268"/>
    <w:rsid w:val="00D40425"/>
    <w:rsid w:val="00D419F3"/>
    <w:rsid w:val="00D4738A"/>
    <w:rsid w:val="00D47711"/>
    <w:rsid w:val="00D47A8A"/>
    <w:rsid w:val="00D50CB7"/>
    <w:rsid w:val="00D56B53"/>
    <w:rsid w:val="00D61835"/>
    <w:rsid w:val="00D632A7"/>
    <w:rsid w:val="00D63596"/>
    <w:rsid w:val="00D73831"/>
    <w:rsid w:val="00D779B1"/>
    <w:rsid w:val="00D84FE0"/>
    <w:rsid w:val="00D85A30"/>
    <w:rsid w:val="00D85CA9"/>
    <w:rsid w:val="00D867CF"/>
    <w:rsid w:val="00D87A68"/>
    <w:rsid w:val="00D91795"/>
    <w:rsid w:val="00D92D01"/>
    <w:rsid w:val="00D93B75"/>
    <w:rsid w:val="00D95873"/>
    <w:rsid w:val="00D96877"/>
    <w:rsid w:val="00DA05AB"/>
    <w:rsid w:val="00DA12DF"/>
    <w:rsid w:val="00DB41F4"/>
    <w:rsid w:val="00DB5191"/>
    <w:rsid w:val="00DB5681"/>
    <w:rsid w:val="00DB6896"/>
    <w:rsid w:val="00DC11AC"/>
    <w:rsid w:val="00DC34F0"/>
    <w:rsid w:val="00DC4BBC"/>
    <w:rsid w:val="00DC5238"/>
    <w:rsid w:val="00DD0424"/>
    <w:rsid w:val="00DD0AEA"/>
    <w:rsid w:val="00DD59EC"/>
    <w:rsid w:val="00DE4507"/>
    <w:rsid w:val="00DF171D"/>
    <w:rsid w:val="00DF4A98"/>
    <w:rsid w:val="00E0474D"/>
    <w:rsid w:val="00E0721E"/>
    <w:rsid w:val="00E10C32"/>
    <w:rsid w:val="00E1283E"/>
    <w:rsid w:val="00E2125F"/>
    <w:rsid w:val="00E27308"/>
    <w:rsid w:val="00E40441"/>
    <w:rsid w:val="00E42789"/>
    <w:rsid w:val="00E4413D"/>
    <w:rsid w:val="00E5414A"/>
    <w:rsid w:val="00E545EB"/>
    <w:rsid w:val="00E56101"/>
    <w:rsid w:val="00E56F5C"/>
    <w:rsid w:val="00E6200C"/>
    <w:rsid w:val="00E62C48"/>
    <w:rsid w:val="00E63880"/>
    <w:rsid w:val="00E66DBD"/>
    <w:rsid w:val="00E66FFA"/>
    <w:rsid w:val="00E71C85"/>
    <w:rsid w:val="00E72B52"/>
    <w:rsid w:val="00E734A2"/>
    <w:rsid w:val="00E74AA2"/>
    <w:rsid w:val="00E75CEC"/>
    <w:rsid w:val="00E77AA6"/>
    <w:rsid w:val="00E80D91"/>
    <w:rsid w:val="00E85651"/>
    <w:rsid w:val="00E91127"/>
    <w:rsid w:val="00E91E99"/>
    <w:rsid w:val="00EA4CF3"/>
    <w:rsid w:val="00EA69BC"/>
    <w:rsid w:val="00EA733E"/>
    <w:rsid w:val="00EB360D"/>
    <w:rsid w:val="00EB4350"/>
    <w:rsid w:val="00EC5409"/>
    <w:rsid w:val="00EC7F3A"/>
    <w:rsid w:val="00ED149A"/>
    <w:rsid w:val="00ED215D"/>
    <w:rsid w:val="00ED29FD"/>
    <w:rsid w:val="00ED6B01"/>
    <w:rsid w:val="00ED78B1"/>
    <w:rsid w:val="00EE08E5"/>
    <w:rsid w:val="00EE3382"/>
    <w:rsid w:val="00EE37AF"/>
    <w:rsid w:val="00EE3DF5"/>
    <w:rsid w:val="00EF0FB4"/>
    <w:rsid w:val="00F035A7"/>
    <w:rsid w:val="00F03F01"/>
    <w:rsid w:val="00F1268C"/>
    <w:rsid w:val="00F12D30"/>
    <w:rsid w:val="00F13C4B"/>
    <w:rsid w:val="00F163DC"/>
    <w:rsid w:val="00F17EFF"/>
    <w:rsid w:val="00F22D18"/>
    <w:rsid w:val="00F3321A"/>
    <w:rsid w:val="00F35068"/>
    <w:rsid w:val="00F355BB"/>
    <w:rsid w:val="00F35C1D"/>
    <w:rsid w:val="00F40E17"/>
    <w:rsid w:val="00F501C0"/>
    <w:rsid w:val="00F53784"/>
    <w:rsid w:val="00F538D4"/>
    <w:rsid w:val="00F541DF"/>
    <w:rsid w:val="00F56761"/>
    <w:rsid w:val="00F62622"/>
    <w:rsid w:val="00F65D31"/>
    <w:rsid w:val="00F66243"/>
    <w:rsid w:val="00F6771C"/>
    <w:rsid w:val="00F704EE"/>
    <w:rsid w:val="00F70CB5"/>
    <w:rsid w:val="00F814F6"/>
    <w:rsid w:val="00F82D76"/>
    <w:rsid w:val="00F9198E"/>
    <w:rsid w:val="00F936B1"/>
    <w:rsid w:val="00F95A45"/>
    <w:rsid w:val="00FA505F"/>
    <w:rsid w:val="00FB1E42"/>
    <w:rsid w:val="00FB30F1"/>
    <w:rsid w:val="00FB595A"/>
    <w:rsid w:val="00FC201F"/>
    <w:rsid w:val="00FC3EE6"/>
    <w:rsid w:val="00FC50D8"/>
    <w:rsid w:val="00FC51DD"/>
    <w:rsid w:val="00FD36F4"/>
    <w:rsid w:val="00FD4713"/>
    <w:rsid w:val="00FD5410"/>
    <w:rsid w:val="00FE0DC3"/>
    <w:rsid w:val="00FE3B5F"/>
    <w:rsid w:val="00FE5A31"/>
    <w:rsid w:val="00FE5A85"/>
    <w:rsid w:val="00FE6008"/>
    <w:rsid w:val="00FE623E"/>
    <w:rsid w:val="00FF15D2"/>
    <w:rsid w:val="00FF2E97"/>
    <w:rsid w:val="667528CF"/>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styleId="LightList-Accent1">
    <w:name w:val="Light List Accent 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
    <w:name w:val="Light List"/>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3"/>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 w:type="table" w:styleId="MediumShading1-Accent3">
    <w:name w:val="Medium Shading 1 Accent 3"/>
    <w:basedOn w:val="TableNormal"/>
    <w:uiPriority w:val="63"/>
    <w:rsid w:val="00825F93"/>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CE0D9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4">
    <w:name w:val="Light List Accent 4"/>
    <w:basedOn w:val="TableNormal"/>
    <w:uiPriority w:val="61"/>
    <w:rsid w:val="00CE0D99"/>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2">
    <w:name w:val="Light List Accent 2"/>
    <w:basedOn w:val="TableNormal"/>
    <w:uiPriority w:val="61"/>
    <w:rsid w:val="00CE0D99"/>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
    <w:name w:val="Light Shading"/>
    <w:basedOn w:val="TableNormal"/>
    <w:uiPriority w:val="60"/>
    <w:rsid w:val="00CE0D99"/>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E0D99"/>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
    <w:name w:val="Colorful List"/>
    <w:basedOn w:val="TableNormal"/>
    <w:uiPriority w:val="72"/>
    <w:rsid w:val="00CE0D99"/>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styleId="LightList-Accent1">
    <w:name w:val="Light List Accent 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
    <w:name w:val="Light List"/>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3"/>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 w:type="table" w:styleId="MediumShading1-Accent3">
    <w:name w:val="Medium Shading 1 Accent 3"/>
    <w:basedOn w:val="TableNormal"/>
    <w:uiPriority w:val="63"/>
    <w:rsid w:val="00825F93"/>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2072">
      <w:bodyDiv w:val="1"/>
      <w:marLeft w:val="0"/>
      <w:marRight w:val="0"/>
      <w:marTop w:val="0"/>
      <w:marBottom w:val="0"/>
      <w:divBdr>
        <w:top w:val="none" w:sz="0" w:space="0" w:color="auto"/>
        <w:left w:val="none" w:sz="0" w:space="0" w:color="auto"/>
        <w:bottom w:val="none" w:sz="0" w:space="0" w:color="auto"/>
        <w:right w:val="none" w:sz="0" w:space="0" w:color="auto"/>
      </w:divBdr>
    </w:div>
    <w:div w:id="204104785">
      <w:bodyDiv w:val="1"/>
      <w:marLeft w:val="0"/>
      <w:marRight w:val="0"/>
      <w:marTop w:val="0"/>
      <w:marBottom w:val="0"/>
      <w:divBdr>
        <w:top w:val="none" w:sz="0" w:space="0" w:color="auto"/>
        <w:left w:val="none" w:sz="0" w:space="0" w:color="auto"/>
        <w:bottom w:val="none" w:sz="0" w:space="0" w:color="auto"/>
        <w:right w:val="none" w:sz="0" w:space="0" w:color="auto"/>
      </w:divBdr>
    </w:div>
    <w:div w:id="216745844">
      <w:bodyDiv w:val="1"/>
      <w:marLeft w:val="0"/>
      <w:marRight w:val="0"/>
      <w:marTop w:val="0"/>
      <w:marBottom w:val="0"/>
      <w:divBdr>
        <w:top w:val="none" w:sz="0" w:space="0" w:color="auto"/>
        <w:left w:val="none" w:sz="0" w:space="0" w:color="auto"/>
        <w:bottom w:val="none" w:sz="0" w:space="0" w:color="auto"/>
        <w:right w:val="none" w:sz="0" w:space="0" w:color="auto"/>
      </w:divBdr>
    </w:div>
    <w:div w:id="299307977">
      <w:bodyDiv w:val="1"/>
      <w:marLeft w:val="0"/>
      <w:marRight w:val="0"/>
      <w:marTop w:val="0"/>
      <w:marBottom w:val="0"/>
      <w:divBdr>
        <w:top w:val="none" w:sz="0" w:space="0" w:color="auto"/>
        <w:left w:val="none" w:sz="0" w:space="0" w:color="auto"/>
        <w:bottom w:val="none" w:sz="0" w:space="0" w:color="auto"/>
        <w:right w:val="none" w:sz="0" w:space="0" w:color="auto"/>
      </w:divBdr>
    </w:div>
    <w:div w:id="336274187">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715662728">
      <w:bodyDiv w:val="1"/>
      <w:marLeft w:val="0"/>
      <w:marRight w:val="0"/>
      <w:marTop w:val="0"/>
      <w:marBottom w:val="0"/>
      <w:divBdr>
        <w:top w:val="none" w:sz="0" w:space="0" w:color="auto"/>
        <w:left w:val="none" w:sz="0" w:space="0" w:color="auto"/>
        <w:bottom w:val="none" w:sz="0" w:space="0" w:color="auto"/>
        <w:right w:val="none" w:sz="0" w:space="0" w:color="auto"/>
      </w:divBdr>
    </w:div>
    <w:div w:id="759715759">
      <w:bodyDiv w:val="1"/>
      <w:marLeft w:val="0"/>
      <w:marRight w:val="0"/>
      <w:marTop w:val="0"/>
      <w:marBottom w:val="0"/>
      <w:divBdr>
        <w:top w:val="none" w:sz="0" w:space="0" w:color="auto"/>
        <w:left w:val="none" w:sz="0" w:space="0" w:color="auto"/>
        <w:bottom w:val="none" w:sz="0" w:space="0" w:color="auto"/>
        <w:right w:val="none" w:sz="0" w:space="0" w:color="auto"/>
      </w:divBdr>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1029986785">
      <w:bodyDiv w:val="1"/>
      <w:marLeft w:val="0"/>
      <w:marRight w:val="0"/>
      <w:marTop w:val="0"/>
      <w:marBottom w:val="0"/>
      <w:divBdr>
        <w:top w:val="none" w:sz="0" w:space="0" w:color="auto"/>
        <w:left w:val="none" w:sz="0" w:space="0" w:color="auto"/>
        <w:bottom w:val="none" w:sz="0" w:space="0" w:color="auto"/>
        <w:right w:val="none" w:sz="0" w:space="0" w:color="auto"/>
      </w:divBdr>
    </w:div>
    <w:div w:id="1030060941">
      <w:bodyDiv w:val="1"/>
      <w:marLeft w:val="0"/>
      <w:marRight w:val="0"/>
      <w:marTop w:val="0"/>
      <w:marBottom w:val="0"/>
      <w:divBdr>
        <w:top w:val="none" w:sz="0" w:space="0" w:color="auto"/>
        <w:left w:val="none" w:sz="0" w:space="0" w:color="auto"/>
        <w:bottom w:val="none" w:sz="0" w:space="0" w:color="auto"/>
        <w:right w:val="none" w:sz="0" w:space="0" w:color="auto"/>
      </w:divBdr>
    </w:div>
    <w:div w:id="1034236433">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24423593">
      <w:bodyDiv w:val="1"/>
      <w:marLeft w:val="0"/>
      <w:marRight w:val="0"/>
      <w:marTop w:val="0"/>
      <w:marBottom w:val="0"/>
      <w:divBdr>
        <w:top w:val="none" w:sz="0" w:space="0" w:color="auto"/>
        <w:left w:val="none" w:sz="0" w:space="0" w:color="auto"/>
        <w:bottom w:val="none" w:sz="0" w:space="0" w:color="auto"/>
        <w:right w:val="none" w:sz="0" w:space="0" w:color="auto"/>
      </w:divBdr>
    </w:div>
    <w:div w:id="1254898987">
      <w:bodyDiv w:val="1"/>
      <w:marLeft w:val="0"/>
      <w:marRight w:val="0"/>
      <w:marTop w:val="0"/>
      <w:marBottom w:val="0"/>
      <w:divBdr>
        <w:top w:val="none" w:sz="0" w:space="0" w:color="auto"/>
        <w:left w:val="none" w:sz="0" w:space="0" w:color="auto"/>
        <w:bottom w:val="none" w:sz="0" w:space="0" w:color="auto"/>
        <w:right w:val="none" w:sz="0" w:space="0" w:color="auto"/>
      </w:divBdr>
    </w:div>
    <w:div w:id="1262182247">
      <w:bodyDiv w:val="1"/>
      <w:marLeft w:val="0"/>
      <w:marRight w:val="0"/>
      <w:marTop w:val="0"/>
      <w:marBottom w:val="0"/>
      <w:divBdr>
        <w:top w:val="none" w:sz="0" w:space="0" w:color="auto"/>
        <w:left w:val="none" w:sz="0" w:space="0" w:color="auto"/>
        <w:bottom w:val="none" w:sz="0" w:space="0" w:color="auto"/>
        <w:right w:val="none" w:sz="0" w:space="0" w:color="auto"/>
      </w:divBdr>
    </w:div>
    <w:div w:id="1283000912">
      <w:bodyDiv w:val="1"/>
      <w:marLeft w:val="0"/>
      <w:marRight w:val="0"/>
      <w:marTop w:val="0"/>
      <w:marBottom w:val="0"/>
      <w:divBdr>
        <w:top w:val="none" w:sz="0" w:space="0" w:color="auto"/>
        <w:left w:val="none" w:sz="0" w:space="0" w:color="auto"/>
        <w:bottom w:val="none" w:sz="0" w:space="0" w:color="auto"/>
        <w:right w:val="none" w:sz="0" w:space="0" w:color="auto"/>
      </w:divBdr>
    </w:div>
    <w:div w:id="1288318170">
      <w:bodyDiv w:val="1"/>
      <w:marLeft w:val="0"/>
      <w:marRight w:val="0"/>
      <w:marTop w:val="0"/>
      <w:marBottom w:val="0"/>
      <w:divBdr>
        <w:top w:val="none" w:sz="0" w:space="0" w:color="auto"/>
        <w:left w:val="none" w:sz="0" w:space="0" w:color="auto"/>
        <w:bottom w:val="none" w:sz="0" w:space="0" w:color="auto"/>
        <w:right w:val="none" w:sz="0" w:space="0" w:color="auto"/>
      </w:divBdr>
    </w:div>
    <w:div w:id="1315987282">
      <w:bodyDiv w:val="1"/>
      <w:marLeft w:val="0"/>
      <w:marRight w:val="0"/>
      <w:marTop w:val="0"/>
      <w:marBottom w:val="0"/>
      <w:divBdr>
        <w:top w:val="none" w:sz="0" w:space="0" w:color="auto"/>
        <w:left w:val="none" w:sz="0" w:space="0" w:color="auto"/>
        <w:bottom w:val="none" w:sz="0" w:space="0" w:color="auto"/>
        <w:right w:val="none" w:sz="0" w:space="0" w:color="auto"/>
      </w:divBdr>
    </w:div>
    <w:div w:id="1442533996">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04514622">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26308291">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773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oter" Target="footer3.xml"/><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9.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032E563989439A941509C925D8FB82"/>
        <w:category>
          <w:name w:val="General"/>
          <w:gallery w:val="placeholder"/>
        </w:category>
        <w:types>
          <w:type w:val="bbPlcHdr"/>
        </w:types>
        <w:behaviors>
          <w:behavior w:val="content"/>
        </w:behaviors>
        <w:guid w:val="{51617BC9-5F74-46BE-BCA5-043D8AD58D54}"/>
      </w:docPartPr>
      <w:docPartBody>
        <w:p w:rsidR="00BF4E49" w:rsidRDefault="008D58D1" w:rsidP="008D58D1">
          <w:pPr>
            <w:pStyle w:val="1C032E563989439A941509C925D8FB82"/>
          </w:pPr>
          <w:r>
            <w:rPr>
              <w:caps/>
              <w:color w:val="FFFFFF" w:themeColor="background1"/>
            </w:rPr>
            <w:t>[Type the document title]</w:t>
          </w:r>
        </w:p>
      </w:docPartBody>
    </w:docPart>
    <w:docPart>
      <w:docPartPr>
        <w:name w:val="C65A1F71765544D1A5A808BC04C6079B"/>
        <w:category>
          <w:name w:val="General"/>
          <w:gallery w:val="placeholder"/>
        </w:category>
        <w:types>
          <w:type w:val="bbPlcHdr"/>
        </w:types>
        <w:behaviors>
          <w:behavior w:val="content"/>
        </w:behaviors>
        <w:guid w:val="{BA7F1973-C099-4F75-830C-ABEFBE5EFB1A}"/>
      </w:docPartPr>
      <w:docPartBody>
        <w:p w:rsidR="00BF4E49" w:rsidRDefault="008D58D1" w:rsidP="008D58D1">
          <w:pPr>
            <w:pStyle w:val="C65A1F71765544D1A5A808BC04C6079B"/>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D58D1"/>
    <w:rsid w:val="000E62DD"/>
    <w:rsid w:val="00151CAB"/>
    <w:rsid w:val="001D049F"/>
    <w:rsid w:val="0023087D"/>
    <w:rsid w:val="00232446"/>
    <w:rsid w:val="002625E9"/>
    <w:rsid w:val="004A261A"/>
    <w:rsid w:val="004F6D51"/>
    <w:rsid w:val="005D0A13"/>
    <w:rsid w:val="00702866"/>
    <w:rsid w:val="00845AEE"/>
    <w:rsid w:val="008A5654"/>
    <w:rsid w:val="008D58D1"/>
    <w:rsid w:val="00985882"/>
    <w:rsid w:val="009E755D"/>
    <w:rsid w:val="009F735A"/>
    <w:rsid w:val="00AC4535"/>
    <w:rsid w:val="00B7194A"/>
    <w:rsid w:val="00BB76E6"/>
    <w:rsid w:val="00BF4E49"/>
    <w:rsid w:val="00C5522C"/>
    <w:rsid w:val="00CB747E"/>
    <w:rsid w:val="00D25BFD"/>
    <w:rsid w:val="00FC1C4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3B72AB1AC5449998B136EF4A6760CF">
    <w:name w:val="663B72AB1AC5449998B136EF4A6760CF"/>
    <w:rsid w:val="008D58D1"/>
  </w:style>
  <w:style w:type="paragraph" w:customStyle="1" w:styleId="D65611D06D47470686D68AEB74C742C9">
    <w:name w:val="D65611D06D47470686D68AEB74C742C9"/>
    <w:rsid w:val="008D58D1"/>
  </w:style>
  <w:style w:type="paragraph" w:customStyle="1" w:styleId="201906DD5DB74F3784CFFCCC282A3AC8">
    <w:name w:val="201906DD5DB74F3784CFFCCC282A3AC8"/>
    <w:rsid w:val="008D58D1"/>
  </w:style>
  <w:style w:type="paragraph" w:customStyle="1" w:styleId="099E272824DD4B6CBEFA38B99750D5CF">
    <w:name w:val="099E272824DD4B6CBEFA38B99750D5CF"/>
    <w:rsid w:val="008D58D1"/>
  </w:style>
  <w:style w:type="paragraph" w:customStyle="1" w:styleId="1C032E563989439A941509C925D8FB82">
    <w:name w:val="1C032E563989439A941509C925D8FB82"/>
    <w:rsid w:val="008D58D1"/>
  </w:style>
  <w:style w:type="paragraph" w:customStyle="1" w:styleId="C65A1F71765544D1A5A808BC04C6079B">
    <w:name w:val="C65A1F71765544D1A5A808BC04C6079B"/>
    <w:rsid w:val="008D58D1"/>
  </w:style>
  <w:style w:type="paragraph" w:customStyle="1" w:styleId="DBC4A0846DD24290AFB9BFAFCABD3020">
    <w:name w:val="DBC4A0846DD24290AFB9BFAFCABD3020"/>
    <w:rsid w:val="00BF4E4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D7628C-6AEE-4D93-BE0F-025395C51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55</Pages>
  <Words>3877</Words>
  <Characters>26521</Characters>
  <Application>Microsoft Office Word</Application>
  <DocSecurity>0</DocSecurity>
  <Lines>1894</Lines>
  <Paragraphs>1519</Paragraphs>
  <ScaleCrop>false</ScaleCrop>
  <HeadingPairs>
    <vt:vector size="2" baseType="variant">
      <vt:variant>
        <vt:lpstr>Title</vt:lpstr>
      </vt:variant>
      <vt:variant>
        <vt:i4>1</vt:i4>
      </vt:variant>
    </vt:vector>
  </HeadingPairs>
  <TitlesOfParts>
    <vt:vector size="1" baseType="lpstr">
      <vt:lpstr>Report 4 - Software design description</vt:lpstr>
    </vt:vector>
  </TitlesOfParts>
  <Company>Group No.1</Company>
  <LinksUpToDate>false</LinksUpToDate>
  <CharactersWithSpaces>28879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4 - Software design description</dc:title>
  <dc:subject>Công ty TNHH Hạnh Phúc</dc:subject>
  <dc:creator>Group No.1 - Supervisor: Lại Đức Hùng</dc:creator>
  <cp:keywords>Capstone Project; Report 1</cp:keywords>
  <cp:lastModifiedBy>Sajivn</cp:lastModifiedBy>
  <cp:revision>36</cp:revision>
  <cp:lastPrinted>2012-09-27T06:44:00Z</cp:lastPrinted>
  <dcterms:created xsi:type="dcterms:W3CDTF">2012-10-15T04:32:00Z</dcterms:created>
  <dcterms:modified xsi:type="dcterms:W3CDTF">2012-12-07T09:41:00Z</dcterms:modified>
  <cp:category>Capstone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1oh4XlL90XAj6AOThc1KElLyVwrivGyG66QRPIskfADU</vt:lpwstr>
  </property>
  <property fmtid="{D5CDD505-2E9C-101B-9397-08002B2CF9AE}" pid="4" name="Google.Documents.RevisionId">
    <vt:lpwstr>04316928805144473584</vt:lpwstr>
  </property>
  <property fmtid="{D5CDD505-2E9C-101B-9397-08002B2CF9AE}" pid="5" name="Google.Documents.PreviousRevisionId">
    <vt:lpwstr>15182073219068752773</vt:lpwstr>
  </property>
  <property fmtid="{D5CDD505-2E9C-101B-9397-08002B2CF9AE}" pid="6" name="Google.Documents.PluginVersion">
    <vt:lpwstr>2.0.2662.553</vt:lpwstr>
  </property>
  <property fmtid="{D5CDD505-2E9C-101B-9397-08002B2CF9AE}" pid="7" name="Google.Documents.MergeIncapabilityFlags">
    <vt:i4>0</vt:i4>
  </property>
</Properties>
</file>